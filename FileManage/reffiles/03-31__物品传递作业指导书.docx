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13" w:rsidRDefault="00731EAD">
      <w:pPr>
        <w:jc w:val="center"/>
        <w:rPr>
          <w:rFonts w:ascii="宋体" w:hAnsi="宋体"/>
          <w:b/>
          <w:sz w:val="32"/>
        </w:rPr>
      </w:pPr>
      <w:r>
        <w:rPr>
          <w:rFonts w:ascii="宋体" w:hAnsi="宋体"/>
          <w:b/>
          <w:sz w:val="32"/>
        </w:rPr>
        <w:pict>
          <v:shapetype id="_x0000_t202" coordsize="21600,21600" o:spt="202" path="m,l,21600r21600,l21600,xe">
            <v:stroke joinstyle="miter"/>
            <v:path gradientshapeok="t" o:connecttype="rect"/>
          </v:shapetype>
          <v:shape id="文本框 200" o:spid="_x0000_s1224" type="#_x0000_t202" style="position:absolute;left:0;text-align:left;margin-left:-189pt;margin-top:7.8pt;width:36pt;height:23.4pt;z-index:251657728" wrapcoords="-450 0 -450 21600 22050 21600 22050 0 -450 0" o:allowincell="f" strokecolor="white">
            <v:textbox>
              <w:txbxContent>
                <w:p w:rsidR="00330F13" w:rsidRDefault="00330F13">
                  <w:pPr>
                    <w:spacing w:line="240" w:lineRule="exact"/>
                    <w:rPr>
                      <w:color w:val="FF0000"/>
                    </w:rPr>
                  </w:pPr>
                </w:p>
              </w:txbxContent>
            </v:textbox>
          </v:shape>
        </w:pict>
      </w:r>
      <w:r w:rsidR="00330F13">
        <w:rPr>
          <w:rFonts w:ascii="宋体" w:hAnsi="宋体" w:hint="eastAsia"/>
          <w:b/>
          <w:sz w:val="32"/>
        </w:rPr>
        <w:t>03-</w:t>
      </w:r>
      <w:r w:rsidR="005100ED">
        <w:rPr>
          <w:rFonts w:ascii="宋体" w:hAnsi="宋体"/>
          <w:b/>
          <w:sz w:val="32"/>
        </w:rPr>
        <w:t>3</w:t>
      </w:r>
      <w:r w:rsidR="00C25FEC">
        <w:rPr>
          <w:rFonts w:ascii="宋体" w:hAnsi="宋体"/>
          <w:b/>
          <w:sz w:val="32"/>
        </w:rPr>
        <w:t>1</w:t>
      </w:r>
      <w:r w:rsidR="00330F13">
        <w:rPr>
          <w:rFonts w:ascii="宋体" w:hAnsi="宋体" w:hint="eastAsia"/>
          <w:b/>
          <w:sz w:val="32"/>
        </w:rPr>
        <w:t xml:space="preserve">  </w:t>
      </w:r>
      <w:r w:rsidR="005100ED">
        <w:rPr>
          <w:rFonts w:ascii="宋体" w:hAnsi="宋体" w:hint="eastAsia"/>
          <w:b/>
          <w:sz w:val="32"/>
        </w:rPr>
        <w:t>物品</w:t>
      </w:r>
      <w:r w:rsidR="00A9103B">
        <w:rPr>
          <w:rFonts w:ascii="宋体" w:hAnsi="宋体" w:hint="eastAsia"/>
          <w:b/>
          <w:sz w:val="32"/>
        </w:rPr>
        <w:t>传递</w:t>
      </w:r>
      <w:r w:rsidR="00330F13">
        <w:rPr>
          <w:rFonts w:ascii="宋体" w:hAnsi="宋体" w:hint="eastAsia"/>
          <w:b/>
          <w:sz w:val="32"/>
        </w:rPr>
        <w:t>作业指导书</w:t>
      </w:r>
    </w:p>
    <w:p w:rsidR="00330F13" w:rsidRDefault="00330F13" w:rsidP="00C83E66">
      <w:pPr>
        <w:tabs>
          <w:tab w:val="left" w:pos="7655"/>
        </w:tabs>
        <w:jc w:val="center"/>
        <w:rPr>
          <w:b/>
          <w:sz w:val="28"/>
        </w:rPr>
      </w:pPr>
    </w:p>
    <w:tbl>
      <w:tblPr>
        <w:tblW w:w="9540" w:type="dxa"/>
        <w:tblInd w:w="28" w:type="dxa"/>
        <w:tblLayout w:type="fixed"/>
        <w:tblCellMar>
          <w:left w:w="28" w:type="dxa"/>
          <w:right w:w="28" w:type="dxa"/>
        </w:tblCellMar>
        <w:tblLook w:val="0000"/>
      </w:tblPr>
      <w:tblGrid>
        <w:gridCol w:w="1080"/>
        <w:gridCol w:w="8460"/>
      </w:tblGrid>
      <w:tr w:rsidR="00330F13" w:rsidTr="00F91F22">
        <w:tc>
          <w:tcPr>
            <w:tcW w:w="1080" w:type="dxa"/>
          </w:tcPr>
          <w:p w:rsidR="00330F13" w:rsidRDefault="00330F13">
            <w:pPr>
              <w:spacing w:line="480" w:lineRule="atLeast"/>
              <w:rPr>
                <w:rFonts w:ascii="宋体"/>
                <w:b/>
                <w:sz w:val="28"/>
              </w:rPr>
            </w:pPr>
            <w:r>
              <w:rPr>
                <w:rFonts w:ascii="宋体"/>
                <w:b/>
                <w:sz w:val="28"/>
              </w:rPr>
              <w:t>1</w:t>
            </w:r>
          </w:p>
        </w:tc>
        <w:tc>
          <w:tcPr>
            <w:tcW w:w="8460" w:type="dxa"/>
          </w:tcPr>
          <w:p w:rsidR="00330F13" w:rsidRDefault="00330F13">
            <w:pPr>
              <w:spacing w:line="480" w:lineRule="atLeast"/>
              <w:rPr>
                <w:rFonts w:ascii="宋体"/>
                <w:b/>
                <w:sz w:val="28"/>
              </w:rPr>
            </w:pPr>
            <w:r>
              <w:rPr>
                <w:rFonts w:ascii="宋体" w:hint="eastAsia"/>
                <w:b/>
                <w:sz w:val="28"/>
              </w:rPr>
              <w:t>目的</w:t>
            </w:r>
          </w:p>
        </w:tc>
      </w:tr>
      <w:tr w:rsidR="00330F13" w:rsidTr="00F91F22">
        <w:tc>
          <w:tcPr>
            <w:tcW w:w="1080" w:type="dxa"/>
          </w:tcPr>
          <w:p w:rsidR="00330F13" w:rsidRDefault="00330F13">
            <w:pPr>
              <w:spacing w:line="480" w:lineRule="atLeast"/>
              <w:rPr>
                <w:rFonts w:ascii="宋体"/>
                <w:sz w:val="28"/>
              </w:rPr>
            </w:pPr>
          </w:p>
        </w:tc>
        <w:tc>
          <w:tcPr>
            <w:tcW w:w="8460" w:type="dxa"/>
          </w:tcPr>
          <w:p w:rsidR="00330F13" w:rsidRDefault="005100ED" w:rsidP="005100ED">
            <w:pPr>
              <w:spacing w:line="480" w:lineRule="atLeast"/>
              <w:rPr>
                <w:rFonts w:ascii="宋体"/>
                <w:sz w:val="28"/>
              </w:rPr>
            </w:pPr>
            <w:r>
              <w:rPr>
                <w:rFonts w:ascii="宋体" w:hint="eastAsia"/>
                <w:sz w:val="28"/>
              </w:rPr>
              <w:t>为规范</w:t>
            </w:r>
            <w:r w:rsidR="00F91F22">
              <w:rPr>
                <w:rFonts w:ascii="宋体" w:hint="eastAsia"/>
                <w:sz w:val="28"/>
              </w:rPr>
              <w:t>维修工程部各部门</w:t>
            </w:r>
            <w:r>
              <w:rPr>
                <w:rFonts w:ascii="宋体" w:hint="eastAsia"/>
                <w:sz w:val="28"/>
              </w:rPr>
              <w:t>通过我司航班</w:t>
            </w:r>
            <w:r w:rsidR="00A9103B">
              <w:rPr>
                <w:rFonts w:ascii="宋体" w:hint="eastAsia"/>
                <w:sz w:val="28"/>
              </w:rPr>
              <w:t>传递</w:t>
            </w:r>
            <w:r>
              <w:rPr>
                <w:rFonts w:ascii="宋体" w:hint="eastAsia"/>
                <w:sz w:val="28"/>
              </w:rPr>
              <w:t>的物品，建立管理及通报流程</w:t>
            </w:r>
            <w:r w:rsidR="00330F13">
              <w:rPr>
                <w:rFonts w:ascii="宋体" w:hint="eastAsia"/>
                <w:sz w:val="28"/>
              </w:rPr>
              <w:t>，特制定本指导书。</w:t>
            </w:r>
          </w:p>
        </w:tc>
      </w:tr>
      <w:tr w:rsidR="00330F13" w:rsidTr="00F91F22">
        <w:tc>
          <w:tcPr>
            <w:tcW w:w="1080" w:type="dxa"/>
          </w:tcPr>
          <w:p w:rsidR="00330F13" w:rsidRDefault="00330F13">
            <w:pPr>
              <w:spacing w:line="480" w:lineRule="atLeast"/>
              <w:rPr>
                <w:rFonts w:ascii="宋体"/>
                <w:b/>
                <w:sz w:val="28"/>
              </w:rPr>
            </w:pPr>
            <w:r>
              <w:rPr>
                <w:rFonts w:ascii="宋体" w:hint="eastAsia"/>
                <w:b/>
                <w:sz w:val="28"/>
              </w:rPr>
              <w:t>2</w:t>
            </w:r>
          </w:p>
        </w:tc>
        <w:tc>
          <w:tcPr>
            <w:tcW w:w="8460" w:type="dxa"/>
          </w:tcPr>
          <w:p w:rsidR="00330F13" w:rsidRDefault="00330F13">
            <w:pPr>
              <w:spacing w:line="480" w:lineRule="atLeast"/>
              <w:rPr>
                <w:rFonts w:ascii="宋体"/>
                <w:b/>
                <w:sz w:val="28"/>
              </w:rPr>
            </w:pPr>
            <w:r>
              <w:rPr>
                <w:rFonts w:ascii="宋体" w:hint="eastAsia"/>
                <w:b/>
                <w:sz w:val="28"/>
              </w:rPr>
              <w:t>编制依据</w:t>
            </w:r>
          </w:p>
        </w:tc>
      </w:tr>
      <w:tr w:rsidR="00330F13" w:rsidTr="00F91F22">
        <w:trPr>
          <w:trHeight w:val="543"/>
        </w:trPr>
        <w:tc>
          <w:tcPr>
            <w:tcW w:w="1080" w:type="dxa"/>
          </w:tcPr>
          <w:p w:rsidR="00330F13" w:rsidRDefault="00330F13">
            <w:pPr>
              <w:spacing w:line="480" w:lineRule="atLeast"/>
              <w:rPr>
                <w:rFonts w:ascii="宋体"/>
                <w:sz w:val="28"/>
              </w:rPr>
            </w:pPr>
          </w:p>
        </w:tc>
        <w:tc>
          <w:tcPr>
            <w:tcW w:w="8460" w:type="dxa"/>
          </w:tcPr>
          <w:p w:rsidR="00330F13" w:rsidRDefault="00F91F22" w:rsidP="00F91F22">
            <w:pPr>
              <w:spacing w:line="480" w:lineRule="atLeast"/>
              <w:rPr>
                <w:sz w:val="28"/>
              </w:rPr>
            </w:pPr>
            <w:r w:rsidRPr="00F91F22">
              <w:rPr>
                <w:rFonts w:ascii="宋体" w:hAnsi="宋体" w:hint="eastAsia"/>
                <w:sz w:val="28"/>
                <w:szCs w:val="28"/>
              </w:rPr>
              <w:t>奥凯航〔2015〕42号关于下发《奥凯航空内部往来文件、物品传递交接管理办法（实行）》的通知</w:t>
            </w:r>
          </w:p>
        </w:tc>
      </w:tr>
      <w:tr w:rsidR="00C25FEC" w:rsidTr="00F91F22">
        <w:trPr>
          <w:trHeight w:val="543"/>
        </w:trPr>
        <w:tc>
          <w:tcPr>
            <w:tcW w:w="1080" w:type="dxa"/>
          </w:tcPr>
          <w:p w:rsidR="00C25FEC" w:rsidRDefault="00C25FEC">
            <w:pPr>
              <w:spacing w:line="480" w:lineRule="atLeast"/>
              <w:rPr>
                <w:rFonts w:ascii="宋体"/>
                <w:sz w:val="28"/>
              </w:rPr>
            </w:pPr>
          </w:p>
        </w:tc>
        <w:tc>
          <w:tcPr>
            <w:tcW w:w="8460" w:type="dxa"/>
          </w:tcPr>
          <w:p w:rsidR="00C25FEC" w:rsidRPr="00F91F22" w:rsidRDefault="000E18DF" w:rsidP="000E18DF">
            <w:pPr>
              <w:spacing w:line="480" w:lineRule="atLeast"/>
              <w:rPr>
                <w:rFonts w:ascii="宋体" w:hAnsi="宋体"/>
                <w:sz w:val="28"/>
                <w:szCs w:val="28"/>
              </w:rPr>
            </w:pPr>
            <w:r>
              <w:rPr>
                <w:rFonts w:ascii="宋体" w:hAnsi="宋体" w:hint="eastAsia"/>
                <w:sz w:val="28"/>
                <w:szCs w:val="28"/>
              </w:rPr>
              <w:t>《</w:t>
            </w:r>
            <w:r w:rsidRPr="00C25FEC">
              <w:rPr>
                <w:rFonts w:ascii="宋体" w:hAnsi="宋体" w:hint="eastAsia"/>
                <w:sz w:val="28"/>
                <w:szCs w:val="28"/>
              </w:rPr>
              <w:t>维修服务品质手册航线分册</w:t>
            </w:r>
            <w:r>
              <w:rPr>
                <w:rFonts w:ascii="宋体" w:hAnsi="宋体" w:hint="eastAsia"/>
                <w:sz w:val="28"/>
                <w:szCs w:val="28"/>
              </w:rPr>
              <w:t>》</w:t>
            </w:r>
            <w:r w:rsidR="00C25FEC">
              <w:rPr>
                <w:rFonts w:ascii="宋体" w:hAnsi="宋体"/>
                <w:sz w:val="28"/>
                <w:szCs w:val="28"/>
              </w:rPr>
              <w:t xml:space="preserve">  </w:t>
            </w:r>
            <w:r w:rsidR="00C25FEC" w:rsidRPr="00C25FEC">
              <w:rPr>
                <w:rFonts w:ascii="宋体" w:hAnsi="宋体" w:hint="eastAsia"/>
                <w:sz w:val="28"/>
                <w:szCs w:val="28"/>
              </w:rPr>
              <w:t>04-19 航班带物品工作指导书</w:t>
            </w:r>
          </w:p>
        </w:tc>
      </w:tr>
      <w:tr w:rsidR="00330F13" w:rsidTr="00F91F22">
        <w:tc>
          <w:tcPr>
            <w:tcW w:w="1080" w:type="dxa"/>
          </w:tcPr>
          <w:p w:rsidR="00330F13" w:rsidRDefault="00330F13">
            <w:pPr>
              <w:spacing w:line="480" w:lineRule="atLeast"/>
              <w:rPr>
                <w:rFonts w:ascii="宋体"/>
                <w:b/>
                <w:sz w:val="28"/>
              </w:rPr>
            </w:pPr>
            <w:r>
              <w:rPr>
                <w:rFonts w:ascii="宋体" w:hint="eastAsia"/>
                <w:b/>
                <w:sz w:val="28"/>
              </w:rPr>
              <w:t>3</w:t>
            </w:r>
          </w:p>
        </w:tc>
        <w:tc>
          <w:tcPr>
            <w:tcW w:w="8460" w:type="dxa"/>
          </w:tcPr>
          <w:p w:rsidR="00330F13" w:rsidRDefault="00330F13">
            <w:pPr>
              <w:spacing w:line="480" w:lineRule="atLeast"/>
              <w:rPr>
                <w:rFonts w:ascii="宋体"/>
                <w:b/>
                <w:sz w:val="28"/>
              </w:rPr>
            </w:pPr>
            <w:r>
              <w:rPr>
                <w:rFonts w:ascii="宋体" w:hint="eastAsia"/>
                <w:b/>
                <w:sz w:val="28"/>
              </w:rPr>
              <w:t>定义</w:t>
            </w:r>
          </w:p>
        </w:tc>
      </w:tr>
      <w:tr w:rsidR="00330F13" w:rsidTr="00F91F22">
        <w:tc>
          <w:tcPr>
            <w:tcW w:w="1080" w:type="dxa"/>
          </w:tcPr>
          <w:p w:rsidR="00330F13" w:rsidRDefault="00330F13">
            <w:pPr>
              <w:spacing w:line="480" w:lineRule="atLeast"/>
              <w:rPr>
                <w:rFonts w:ascii="宋体"/>
                <w:sz w:val="28"/>
              </w:rPr>
            </w:pPr>
          </w:p>
        </w:tc>
        <w:tc>
          <w:tcPr>
            <w:tcW w:w="8460" w:type="dxa"/>
          </w:tcPr>
          <w:p w:rsidR="00330F13" w:rsidRDefault="00F27508">
            <w:pPr>
              <w:spacing w:line="480" w:lineRule="atLeast"/>
              <w:rPr>
                <w:rFonts w:ascii="宋体"/>
                <w:sz w:val="28"/>
              </w:rPr>
            </w:pPr>
            <w:r>
              <w:rPr>
                <w:rFonts w:ascii="宋体" w:hint="eastAsia"/>
                <w:sz w:val="28"/>
              </w:rPr>
              <w:t>物品：可通过我司航班传递的物品，例如：文件、工卡、U盘以及耗材等（可能影响航班运行安全的物品除外）</w:t>
            </w:r>
          </w:p>
        </w:tc>
      </w:tr>
      <w:tr w:rsidR="00330F13" w:rsidTr="00F91F22">
        <w:tc>
          <w:tcPr>
            <w:tcW w:w="1080" w:type="dxa"/>
          </w:tcPr>
          <w:p w:rsidR="00330F13" w:rsidRDefault="00330F13">
            <w:pPr>
              <w:spacing w:line="480" w:lineRule="atLeast"/>
              <w:rPr>
                <w:rFonts w:ascii="宋体"/>
                <w:b/>
                <w:sz w:val="28"/>
              </w:rPr>
            </w:pPr>
            <w:r>
              <w:rPr>
                <w:rFonts w:ascii="宋体" w:hint="eastAsia"/>
                <w:b/>
                <w:sz w:val="28"/>
              </w:rPr>
              <w:t>4</w:t>
            </w:r>
          </w:p>
        </w:tc>
        <w:tc>
          <w:tcPr>
            <w:tcW w:w="8460" w:type="dxa"/>
          </w:tcPr>
          <w:p w:rsidR="00330F13" w:rsidRDefault="00330F13">
            <w:pPr>
              <w:spacing w:line="480" w:lineRule="atLeast"/>
              <w:rPr>
                <w:rFonts w:ascii="宋体"/>
                <w:b/>
                <w:sz w:val="28"/>
              </w:rPr>
            </w:pPr>
            <w:r>
              <w:rPr>
                <w:rFonts w:ascii="宋体" w:hint="eastAsia"/>
                <w:b/>
                <w:sz w:val="28"/>
              </w:rPr>
              <w:t>涉及岗位职责说明：</w:t>
            </w:r>
          </w:p>
        </w:tc>
      </w:tr>
      <w:tr w:rsidR="00330F13" w:rsidTr="00F91F22">
        <w:tc>
          <w:tcPr>
            <w:tcW w:w="1080" w:type="dxa"/>
          </w:tcPr>
          <w:p w:rsidR="00330F13" w:rsidRDefault="00330F13">
            <w:pPr>
              <w:spacing w:line="480" w:lineRule="atLeast"/>
              <w:rPr>
                <w:rFonts w:ascii="宋体"/>
                <w:sz w:val="28"/>
              </w:rPr>
            </w:pPr>
            <w:r>
              <w:rPr>
                <w:rFonts w:ascii="宋体" w:hint="eastAsia"/>
                <w:sz w:val="28"/>
              </w:rPr>
              <w:t>4.1</w:t>
            </w:r>
          </w:p>
        </w:tc>
        <w:tc>
          <w:tcPr>
            <w:tcW w:w="8460" w:type="dxa"/>
          </w:tcPr>
          <w:p w:rsidR="00330F13" w:rsidRDefault="00330F13">
            <w:pPr>
              <w:spacing w:line="480" w:lineRule="atLeast"/>
              <w:rPr>
                <w:rFonts w:ascii="宋体"/>
                <w:sz w:val="28"/>
              </w:rPr>
            </w:pPr>
            <w:r>
              <w:rPr>
                <w:rFonts w:ascii="宋体" w:hint="eastAsia"/>
                <w:sz w:val="28"/>
              </w:rPr>
              <w:t>维修控制工程师：</w:t>
            </w:r>
          </w:p>
        </w:tc>
      </w:tr>
      <w:tr w:rsidR="00330F13" w:rsidTr="00F91F22">
        <w:tc>
          <w:tcPr>
            <w:tcW w:w="1080" w:type="dxa"/>
          </w:tcPr>
          <w:p w:rsidR="00330F13" w:rsidRDefault="00330F13">
            <w:pPr>
              <w:spacing w:line="480" w:lineRule="atLeast"/>
              <w:jc w:val="right"/>
              <w:rPr>
                <w:rFonts w:ascii="宋体"/>
                <w:sz w:val="28"/>
              </w:rPr>
            </w:pPr>
            <w:r>
              <w:rPr>
                <w:rFonts w:ascii="宋体" w:hint="eastAsia"/>
                <w:sz w:val="28"/>
              </w:rPr>
              <w:t>A</w:t>
            </w:r>
          </w:p>
        </w:tc>
        <w:tc>
          <w:tcPr>
            <w:tcW w:w="8460" w:type="dxa"/>
          </w:tcPr>
          <w:p w:rsidR="00330F13" w:rsidRDefault="00330F13">
            <w:pPr>
              <w:spacing w:line="480" w:lineRule="atLeast"/>
              <w:rPr>
                <w:rFonts w:ascii="宋体"/>
                <w:sz w:val="28"/>
              </w:rPr>
            </w:pPr>
            <w:r>
              <w:rPr>
                <w:rFonts w:ascii="宋体" w:hint="eastAsia"/>
                <w:sz w:val="28"/>
              </w:rPr>
              <w:t>负责接收</w:t>
            </w:r>
            <w:r w:rsidR="00F91F22">
              <w:rPr>
                <w:rFonts w:ascii="宋体" w:hint="eastAsia"/>
                <w:sz w:val="28"/>
              </w:rPr>
              <w:t>各部门的</w:t>
            </w:r>
            <w:r w:rsidR="00C25FEC">
              <w:rPr>
                <w:rFonts w:ascii="宋体" w:hint="eastAsia"/>
                <w:sz w:val="28"/>
              </w:rPr>
              <w:t>物品传递</w:t>
            </w:r>
            <w:r w:rsidR="00F91F22">
              <w:rPr>
                <w:rFonts w:ascii="宋体" w:hint="eastAsia"/>
                <w:sz w:val="28"/>
              </w:rPr>
              <w:t>需求</w:t>
            </w:r>
            <w:r>
              <w:rPr>
                <w:rFonts w:ascii="宋体" w:hint="eastAsia"/>
                <w:sz w:val="28"/>
              </w:rPr>
              <w:t>；</w:t>
            </w:r>
          </w:p>
        </w:tc>
      </w:tr>
      <w:tr w:rsidR="00C25FEC" w:rsidTr="00F91F22">
        <w:tc>
          <w:tcPr>
            <w:tcW w:w="1080" w:type="dxa"/>
          </w:tcPr>
          <w:p w:rsidR="00C25FEC" w:rsidRDefault="00C25FEC">
            <w:pPr>
              <w:spacing w:line="480" w:lineRule="atLeast"/>
              <w:jc w:val="right"/>
              <w:rPr>
                <w:rFonts w:ascii="宋体"/>
                <w:sz w:val="28"/>
              </w:rPr>
            </w:pPr>
            <w:r>
              <w:rPr>
                <w:rFonts w:ascii="宋体" w:hint="eastAsia"/>
                <w:sz w:val="28"/>
              </w:rPr>
              <w:t>B</w:t>
            </w:r>
          </w:p>
        </w:tc>
        <w:tc>
          <w:tcPr>
            <w:tcW w:w="8460" w:type="dxa"/>
          </w:tcPr>
          <w:p w:rsidR="00C25FEC" w:rsidRDefault="00C25FEC">
            <w:pPr>
              <w:spacing w:line="480" w:lineRule="atLeast"/>
              <w:rPr>
                <w:rFonts w:ascii="宋体"/>
                <w:sz w:val="28"/>
              </w:rPr>
            </w:pPr>
            <w:r>
              <w:rPr>
                <w:rFonts w:ascii="宋体" w:hint="eastAsia"/>
                <w:sz w:val="28"/>
              </w:rPr>
              <w:t>负责向AOC通报收到的物品传递需求；</w:t>
            </w:r>
          </w:p>
        </w:tc>
      </w:tr>
      <w:tr w:rsidR="00330F13" w:rsidTr="00F91F22">
        <w:tblPrEx>
          <w:tblCellMar>
            <w:left w:w="108" w:type="dxa"/>
            <w:right w:w="108" w:type="dxa"/>
          </w:tblCellMar>
        </w:tblPrEx>
        <w:tc>
          <w:tcPr>
            <w:tcW w:w="1080" w:type="dxa"/>
          </w:tcPr>
          <w:p w:rsidR="00330F13" w:rsidRDefault="00330F13">
            <w:pPr>
              <w:spacing w:line="480" w:lineRule="atLeast"/>
              <w:jc w:val="left"/>
              <w:rPr>
                <w:rFonts w:ascii="宋体" w:hAnsi="宋体"/>
                <w:b/>
                <w:sz w:val="28"/>
              </w:rPr>
            </w:pPr>
            <w:r>
              <w:rPr>
                <w:rFonts w:ascii="宋体" w:hAnsi="宋体" w:hint="eastAsia"/>
                <w:b/>
                <w:sz w:val="28"/>
              </w:rPr>
              <w:t>5</w:t>
            </w:r>
          </w:p>
        </w:tc>
        <w:tc>
          <w:tcPr>
            <w:tcW w:w="8460" w:type="dxa"/>
          </w:tcPr>
          <w:p w:rsidR="00330F13" w:rsidRDefault="00330F13">
            <w:pPr>
              <w:spacing w:line="480" w:lineRule="atLeast"/>
              <w:jc w:val="left"/>
              <w:rPr>
                <w:rFonts w:ascii="宋体" w:hAnsi="宋体"/>
                <w:b/>
                <w:sz w:val="28"/>
              </w:rPr>
            </w:pPr>
            <w:r>
              <w:rPr>
                <w:rFonts w:ascii="宋体" w:hAnsi="宋体" w:hint="eastAsia"/>
                <w:b/>
                <w:sz w:val="28"/>
              </w:rPr>
              <w:t>作业流程</w:t>
            </w:r>
          </w:p>
        </w:tc>
      </w:tr>
      <w:tr w:rsidR="00330F13" w:rsidTr="00F91F22">
        <w:tblPrEx>
          <w:tblCellMar>
            <w:left w:w="108" w:type="dxa"/>
            <w:right w:w="108" w:type="dxa"/>
          </w:tblCellMar>
        </w:tblPrEx>
        <w:tc>
          <w:tcPr>
            <w:tcW w:w="1080" w:type="dxa"/>
          </w:tcPr>
          <w:p w:rsidR="00330F13" w:rsidRDefault="00330F13">
            <w:pPr>
              <w:spacing w:line="480" w:lineRule="atLeast"/>
              <w:rPr>
                <w:rFonts w:ascii="宋体" w:hAnsi="宋体"/>
                <w:sz w:val="28"/>
              </w:rPr>
            </w:pPr>
            <w:r>
              <w:rPr>
                <w:rFonts w:ascii="宋体" w:hAnsi="宋体" w:hint="eastAsia"/>
                <w:sz w:val="28"/>
              </w:rPr>
              <w:t>5.1</w:t>
            </w:r>
          </w:p>
        </w:tc>
        <w:tc>
          <w:tcPr>
            <w:tcW w:w="8460" w:type="dxa"/>
          </w:tcPr>
          <w:p w:rsidR="00330F13" w:rsidRDefault="00F91F22">
            <w:pPr>
              <w:spacing w:line="480" w:lineRule="atLeast"/>
              <w:rPr>
                <w:rFonts w:ascii="宋体"/>
                <w:sz w:val="28"/>
              </w:rPr>
            </w:pPr>
            <w:r>
              <w:rPr>
                <w:rFonts w:ascii="宋体" w:hint="eastAsia"/>
                <w:sz w:val="28"/>
              </w:rPr>
              <w:t>物品</w:t>
            </w:r>
            <w:r w:rsidR="007C6C26">
              <w:rPr>
                <w:rFonts w:ascii="宋体" w:hint="eastAsia"/>
                <w:sz w:val="28"/>
              </w:rPr>
              <w:t>传递</w:t>
            </w:r>
            <w:r>
              <w:rPr>
                <w:rFonts w:ascii="宋体" w:hint="eastAsia"/>
                <w:sz w:val="28"/>
              </w:rPr>
              <w:t>需求</w:t>
            </w:r>
            <w:r w:rsidR="00330F13">
              <w:rPr>
                <w:rFonts w:ascii="宋体" w:hint="eastAsia"/>
                <w:sz w:val="28"/>
              </w:rPr>
              <w:t>接收</w:t>
            </w:r>
            <w:r w:rsidR="007C6C26">
              <w:rPr>
                <w:rFonts w:ascii="宋体" w:hint="eastAsia"/>
                <w:sz w:val="28"/>
              </w:rPr>
              <w:t>及转达</w:t>
            </w:r>
          </w:p>
        </w:tc>
      </w:tr>
      <w:tr w:rsidR="00F91F22" w:rsidTr="00F91F22">
        <w:tblPrEx>
          <w:tblCellMar>
            <w:left w:w="108" w:type="dxa"/>
            <w:right w:w="108" w:type="dxa"/>
          </w:tblCellMar>
        </w:tblPrEx>
        <w:tc>
          <w:tcPr>
            <w:tcW w:w="1080" w:type="dxa"/>
          </w:tcPr>
          <w:p w:rsidR="00F91F22" w:rsidRDefault="00F27508" w:rsidP="00F27508">
            <w:pPr>
              <w:spacing w:line="480" w:lineRule="atLeast"/>
              <w:jc w:val="left"/>
              <w:rPr>
                <w:rFonts w:ascii="宋体" w:hAnsi="宋体"/>
                <w:sz w:val="28"/>
              </w:rPr>
            </w:pPr>
            <w:r>
              <w:rPr>
                <w:rFonts w:ascii="宋体" w:hAnsi="宋体" w:hint="eastAsia"/>
                <w:sz w:val="28"/>
              </w:rPr>
              <w:t>5.1.1</w:t>
            </w:r>
          </w:p>
        </w:tc>
        <w:tc>
          <w:tcPr>
            <w:tcW w:w="8460" w:type="dxa"/>
          </w:tcPr>
          <w:p w:rsidR="00F91F22" w:rsidRDefault="00F91F22" w:rsidP="002C2297">
            <w:pPr>
              <w:spacing w:line="480" w:lineRule="atLeast"/>
              <w:jc w:val="left"/>
              <w:rPr>
                <w:rFonts w:ascii="宋体" w:hAnsi="宋体"/>
                <w:sz w:val="28"/>
              </w:rPr>
            </w:pPr>
            <w:r>
              <w:rPr>
                <w:rFonts w:ascii="宋体" w:hAnsi="宋体" w:hint="eastAsia"/>
                <w:sz w:val="28"/>
              </w:rPr>
              <w:t>维修工程部</w:t>
            </w:r>
            <w:ins w:id="0" w:author="白禹" w:date="2018-01-07T16:29:00Z">
              <w:r w:rsidR="002C2297">
                <w:rPr>
                  <w:rFonts w:ascii="宋体" w:hAnsi="宋体" w:hint="eastAsia"/>
                  <w:sz w:val="28"/>
                </w:rPr>
                <w:t>物品传递</w:t>
              </w:r>
            </w:ins>
            <w:r>
              <w:rPr>
                <w:rFonts w:ascii="宋体" w:hAnsi="宋体" w:hint="eastAsia"/>
                <w:sz w:val="28"/>
              </w:rPr>
              <w:t>需求</w:t>
            </w:r>
            <w:ins w:id="1" w:author="白禹" w:date="2018-01-07T16:29:00Z">
              <w:r w:rsidR="002C2297">
                <w:rPr>
                  <w:rFonts w:ascii="宋体" w:hAnsi="宋体" w:hint="eastAsia"/>
                  <w:sz w:val="28"/>
                </w:rPr>
                <w:t>中心</w:t>
              </w:r>
            </w:ins>
            <w:del w:id="2" w:author="白禹" w:date="2018-01-07T16:29:00Z">
              <w:r w:rsidDel="002C2297">
                <w:rPr>
                  <w:rFonts w:ascii="宋体" w:hAnsi="宋体" w:hint="eastAsia"/>
                  <w:sz w:val="28"/>
                </w:rPr>
                <w:delText>部门</w:delText>
              </w:r>
            </w:del>
            <w:ins w:id="3" w:author="白禹" w:date="2018-01-07T16:13:00Z">
              <w:r w:rsidR="00E50580">
                <w:rPr>
                  <w:rFonts w:ascii="宋体" w:hAnsi="宋体" w:hint="eastAsia"/>
                  <w:sz w:val="28"/>
                </w:rPr>
                <w:t>在物品配发前</w:t>
              </w:r>
            </w:ins>
            <w:r>
              <w:rPr>
                <w:rFonts w:ascii="宋体" w:hAnsi="宋体" w:hint="eastAsia"/>
                <w:sz w:val="28"/>
              </w:rPr>
              <w:t>向维修控制工程师</w:t>
            </w:r>
            <w:ins w:id="4" w:author="白禹" w:date="2018-01-07T16:13:00Z">
              <w:r w:rsidR="00E50580">
                <w:rPr>
                  <w:rFonts w:ascii="宋体" w:hAnsi="宋体" w:hint="eastAsia"/>
                  <w:sz w:val="28"/>
                </w:rPr>
                <w:t>以邮件及电话的形式</w:t>
              </w:r>
            </w:ins>
            <w:r>
              <w:rPr>
                <w:rFonts w:ascii="宋体" w:hAnsi="宋体" w:hint="eastAsia"/>
                <w:sz w:val="28"/>
              </w:rPr>
              <w:t>提出物品</w:t>
            </w:r>
            <w:r w:rsidR="00A9103B">
              <w:rPr>
                <w:rFonts w:ascii="宋体" w:hint="eastAsia"/>
                <w:sz w:val="28"/>
              </w:rPr>
              <w:t>传递</w:t>
            </w:r>
            <w:r>
              <w:rPr>
                <w:rFonts w:ascii="宋体" w:hAnsi="宋体" w:hint="eastAsia"/>
                <w:sz w:val="28"/>
              </w:rPr>
              <w:t>需求</w:t>
            </w:r>
            <w:r w:rsidR="00070A22">
              <w:rPr>
                <w:rFonts w:ascii="宋体" w:hAnsi="宋体" w:hint="eastAsia"/>
                <w:sz w:val="28"/>
              </w:rPr>
              <w:t>，并将</w:t>
            </w:r>
            <w:r w:rsidR="00A377F9">
              <w:rPr>
                <w:rFonts w:ascii="宋体" w:hAnsi="宋体" w:hint="eastAsia"/>
                <w:sz w:val="28"/>
              </w:rPr>
              <w:t>需要</w:t>
            </w:r>
            <w:r w:rsidR="00A9103B">
              <w:rPr>
                <w:rFonts w:ascii="宋体" w:hint="eastAsia"/>
                <w:sz w:val="28"/>
              </w:rPr>
              <w:t>传递</w:t>
            </w:r>
            <w:r w:rsidR="00070A22">
              <w:rPr>
                <w:rFonts w:ascii="宋体" w:hAnsi="宋体" w:hint="eastAsia"/>
                <w:sz w:val="28"/>
              </w:rPr>
              <w:t>的物品</w:t>
            </w:r>
            <w:r w:rsidR="00A377F9">
              <w:rPr>
                <w:rFonts w:ascii="宋体" w:hAnsi="宋体" w:hint="eastAsia"/>
                <w:sz w:val="28"/>
              </w:rPr>
              <w:t>打包并附上外站文件传递交接单后，</w:t>
            </w:r>
            <w:r w:rsidR="00070A22">
              <w:rPr>
                <w:rFonts w:ascii="宋体" w:hAnsi="宋体" w:hint="eastAsia"/>
                <w:sz w:val="28"/>
              </w:rPr>
              <w:t>带至MCC或对应基地</w:t>
            </w:r>
            <w:r w:rsidR="00A9103B">
              <w:rPr>
                <w:rFonts w:ascii="宋体" w:hAnsi="宋体" w:hint="eastAsia"/>
                <w:sz w:val="28"/>
              </w:rPr>
              <w:t>航线</w:t>
            </w:r>
            <w:r w:rsidR="00070A22">
              <w:rPr>
                <w:rFonts w:ascii="宋体" w:hAnsi="宋体" w:hint="eastAsia"/>
                <w:sz w:val="28"/>
              </w:rPr>
              <w:t>准备室</w:t>
            </w:r>
            <w:r w:rsidR="00744FB6">
              <w:rPr>
                <w:rFonts w:ascii="宋体" w:hAnsi="宋体" w:hint="eastAsia"/>
                <w:sz w:val="28"/>
              </w:rPr>
              <w:t>，并通知接收单位注意接收</w:t>
            </w:r>
            <w:r w:rsidR="00070A22">
              <w:rPr>
                <w:rFonts w:ascii="宋体" w:hAnsi="宋体" w:hint="eastAsia"/>
                <w:sz w:val="28"/>
              </w:rPr>
              <w:t>；</w:t>
            </w:r>
          </w:p>
        </w:tc>
      </w:tr>
      <w:tr w:rsidR="00A9103B" w:rsidTr="00F91F22">
        <w:tblPrEx>
          <w:tblCellMar>
            <w:left w:w="108" w:type="dxa"/>
            <w:right w:w="108" w:type="dxa"/>
          </w:tblCellMar>
        </w:tblPrEx>
        <w:tc>
          <w:tcPr>
            <w:tcW w:w="1080" w:type="dxa"/>
          </w:tcPr>
          <w:p w:rsidR="00A9103B" w:rsidRDefault="007B2C96" w:rsidP="00F91F22">
            <w:pPr>
              <w:spacing w:line="480" w:lineRule="atLeast"/>
              <w:jc w:val="right"/>
              <w:rPr>
                <w:rFonts w:ascii="宋体" w:hAnsi="宋体"/>
                <w:sz w:val="28"/>
              </w:rPr>
            </w:pPr>
            <w:r>
              <w:rPr>
                <w:rFonts w:ascii="宋体" w:hAnsi="宋体" w:hint="eastAsia"/>
                <w:sz w:val="28"/>
              </w:rPr>
              <w:t>A</w:t>
            </w:r>
          </w:p>
        </w:tc>
        <w:tc>
          <w:tcPr>
            <w:tcW w:w="8460" w:type="dxa"/>
          </w:tcPr>
          <w:p w:rsidR="00A9103B" w:rsidRDefault="00A9103B" w:rsidP="00EC1D32">
            <w:pPr>
              <w:spacing w:line="480" w:lineRule="atLeast"/>
              <w:jc w:val="left"/>
              <w:rPr>
                <w:rFonts w:ascii="宋体" w:hAnsi="宋体"/>
                <w:sz w:val="28"/>
              </w:rPr>
            </w:pPr>
            <w:r>
              <w:rPr>
                <w:rFonts w:ascii="宋体" w:hAnsi="宋体" w:hint="eastAsia"/>
                <w:sz w:val="28"/>
              </w:rPr>
              <w:t>需求信息：传递日期、航班号、</w:t>
            </w:r>
            <w:r w:rsidR="00EC1D32">
              <w:rPr>
                <w:rFonts w:ascii="宋体" w:hAnsi="宋体" w:hint="eastAsia"/>
                <w:sz w:val="28"/>
              </w:rPr>
              <w:t>需求人、</w:t>
            </w:r>
            <w:r>
              <w:rPr>
                <w:rFonts w:ascii="宋体" w:hAnsi="宋体" w:hint="eastAsia"/>
                <w:sz w:val="28"/>
              </w:rPr>
              <w:t>物品内容</w:t>
            </w:r>
            <w:r w:rsidR="007B2C96">
              <w:rPr>
                <w:rFonts w:ascii="宋体" w:hAnsi="宋体" w:hint="eastAsia"/>
                <w:sz w:val="28"/>
              </w:rPr>
              <w:t>（包含物品状态：是否完好）</w:t>
            </w:r>
            <w:r w:rsidR="00EC1D32">
              <w:rPr>
                <w:rFonts w:ascii="宋体" w:hAnsi="宋体" w:hint="eastAsia"/>
                <w:sz w:val="28"/>
              </w:rPr>
              <w:t>、接收人</w:t>
            </w:r>
            <w:r>
              <w:rPr>
                <w:rFonts w:ascii="宋体" w:hAnsi="宋体" w:hint="eastAsia"/>
                <w:sz w:val="28"/>
              </w:rPr>
              <w:t>、出发航站、抵达航站</w:t>
            </w:r>
            <w:r w:rsidR="00F76F47">
              <w:rPr>
                <w:rFonts w:ascii="宋体" w:hAnsi="宋体" w:hint="eastAsia"/>
                <w:sz w:val="28"/>
              </w:rPr>
              <w:t>；</w:t>
            </w:r>
          </w:p>
        </w:tc>
      </w:tr>
      <w:tr w:rsidR="007B2C96" w:rsidTr="00F91F22">
        <w:tblPrEx>
          <w:tblCellMar>
            <w:left w:w="108" w:type="dxa"/>
            <w:right w:w="108" w:type="dxa"/>
          </w:tblCellMar>
        </w:tblPrEx>
        <w:tc>
          <w:tcPr>
            <w:tcW w:w="1080" w:type="dxa"/>
          </w:tcPr>
          <w:p w:rsidR="000E18DF" w:rsidRDefault="007B2C96" w:rsidP="00F91F22">
            <w:pPr>
              <w:spacing w:line="480" w:lineRule="atLeast"/>
              <w:jc w:val="right"/>
              <w:rPr>
                <w:rFonts w:ascii="宋体" w:hAnsi="宋体"/>
                <w:sz w:val="28"/>
              </w:rPr>
            </w:pPr>
            <w:r>
              <w:rPr>
                <w:rFonts w:ascii="宋体" w:hAnsi="宋体" w:hint="eastAsia"/>
                <w:sz w:val="28"/>
              </w:rPr>
              <w:t>B</w:t>
            </w:r>
          </w:p>
          <w:p w:rsidR="007B2C96" w:rsidRPr="000E18DF" w:rsidRDefault="007B2C96" w:rsidP="000E18DF">
            <w:pPr>
              <w:rPr>
                <w:rFonts w:ascii="宋体" w:hAnsi="宋体"/>
                <w:sz w:val="28"/>
              </w:rPr>
            </w:pPr>
          </w:p>
        </w:tc>
        <w:tc>
          <w:tcPr>
            <w:tcW w:w="8460" w:type="dxa"/>
          </w:tcPr>
          <w:p w:rsidR="007B2C96" w:rsidRDefault="007B2C96" w:rsidP="007B2C96">
            <w:pPr>
              <w:spacing w:line="480" w:lineRule="atLeast"/>
              <w:jc w:val="left"/>
              <w:rPr>
                <w:rFonts w:ascii="宋体" w:hAnsi="宋体"/>
                <w:sz w:val="28"/>
              </w:rPr>
            </w:pPr>
            <w:r>
              <w:rPr>
                <w:rFonts w:ascii="宋体" w:hAnsi="宋体" w:hint="eastAsia"/>
                <w:sz w:val="28"/>
              </w:rPr>
              <w:t>物品包装：需求部门应将需要传递的物品包装完好，并将《外站文件传递交接单》填写及粘贴</w:t>
            </w:r>
            <w:r w:rsidR="00F76F47">
              <w:rPr>
                <w:rFonts w:ascii="宋体" w:hAnsi="宋体" w:hint="eastAsia"/>
                <w:sz w:val="28"/>
              </w:rPr>
              <w:t>在包装外；</w:t>
            </w:r>
          </w:p>
        </w:tc>
      </w:tr>
      <w:tr w:rsidR="007B2C96" w:rsidTr="00F91F22">
        <w:tblPrEx>
          <w:tblCellMar>
            <w:left w:w="108" w:type="dxa"/>
            <w:right w:w="108" w:type="dxa"/>
          </w:tblCellMar>
        </w:tblPrEx>
        <w:tc>
          <w:tcPr>
            <w:tcW w:w="1080" w:type="dxa"/>
          </w:tcPr>
          <w:p w:rsidR="007B2C96" w:rsidRDefault="007B2C96" w:rsidP="00F91F22">
            <w:pPr>
              <w:spacing w:line="480" w:lineRule="atLeast"/>
              <w:jc w:val="right"/>
              <w:rPr>
                <w:rFonts w:ascii="宋体" w:hAnsi="宋体"/>
                <w:sz w:val="28"/>
              </w:rPr>
            </w:pPr>
            <w:r>
              <w:rPr>
                <w:rFonts w:ascii="宋体" w:hAnsi="宋体" w:hint="eastAsia"/>
                <w:sz w:val="28"/>
              </w:rPr>
              <w:lastRenderedPageBreak/>
              <w:t>C</w:t>
            </w:r>
          </w:p>
        </w:tc>
        <w:tc>
          <w:tcPr>
            <w:tcW w:w="8460" w:type="dxa"/>
          </w:tcPr>
          <w:p w:rsidR="007B2C96" w:rsidRDefault="00F76F47" w:rsidP="00F76F47">
            <w:pPr>
              <w:spacing w:line="480" w:lineRule="atLeast"/>
              <w:jc w:val="left"/>
              <w:rPr>
                <w:rFonts w:ascii="宋体" w:hAnsi="宋体"/>
                <w:sz w:val="28"/>
              </w:rPr>
            </w:pPr>
            <w:r>
              <w:rPr>
                <w:rFonts w:ascii="宋体" w:hAnsi="宋体" w:hint="eastAsia"/>
                <w:sz w:val="28"/>
              </w:rPr>
              <w:t>如传递的</w:t>
            </w:r>
            <w:r w:rsidR="007B2C96">
              <w:rPr>
                <w:rFonts w:ascii="宋体" w:hAnsi="宋体" w:hint="eastAsia"/>
                <w:sz w:val="28"/>
              </w:rPr>
              <w:t>物品</w:t>
            </w:r>
            <w:r>
              <w:rPr>
                <w:rFonts w:ascii="宋体" w:hAnsi="宋体" w:hint="eastAsia"/>
                <w:sz w:val="28"/>
              </w:rPr>
              <w:t>需通过存放在货舱传递，仍需按本程序通报；</w:t>
            </w:r>
          </w:p>
        </w:tc>
      </w:tr>
      <w:tr w:rsidR="00BF76F7" w:rsidTr="00F91F22">
        <w:tblPrEx>
          <w:tblCellMar>
            <w:left w:w="108" w:type="dxa"/>
            <w:right w:w="108" w:type="dxa"/>
          </w:tblCellMar>
        </w:tblPrEx>
        <w:trPr>
          <w:ins w:id="5" w:author="白禹" w:date="2018-01-07T16:33:00Z"/>
        </w:trPr>
        <w:tc>
          <w:tcPr>
            <w:tcW w:w="1080" w:type="dxa"/>
          </w:tcPr>
          <w:p w:rsidR="00BF76F7" w:rsidRDefault="00BF76F7" w:rsidP="00F91F22">
            <w:pPr>
              <w:spacing w:line="480" w:lineRule="atLeast"/>
              <w:jc w:val="right"/>
              <w:rPr>
                <w:ins w:id="6" w:author="白禹" w:date="2018-01-07T16:33:00Z"/>
                <w:rFonts w:ascii="宋体" w:hAnsi="宋体" w:hint="eastAsia"/>
                <w:sz w:val="28"/>
              </w:rPr>
            </w:pPr>
            <w:ins w:id="7" w:author="白禹" w:date="2018-01-07T16:33:00Z">
              <w:r>
                <w:rPr>
                  <w:rFonts w:ascii="宋体" w:hAnsi="宋体" w:hint="eastAsia"/>
                  <w:sz w:val="28"/>
                </w:rPr>
                <w:t>D</w:t>
              </w:r>
            </w:ins>
          </w:p>
        </w:tc>
        <w:tc>
          <w:tcPr>
            <w:tcW w:w="8460" w:type="dxa"/>
          </w:tcPr>
          <w:p w:rsidR="00BF76F7" w:rsidRDefault="00BF76F7" w:rsidP="00F76F47">
            <w:pPr>
              <w:spacing w:line="480" w:lineRule="atLeast"/>
              <w:jc w:val="left"/>
              <w:rPr>
                <w:ins w:id="8" w:author="白禹" w:date="2018-01-07T16:33:00Z"/>
                <w:rFonts w:ascii="宋体" w:hAnsi="宋体" w:hint="eastAsia"/>
                <w:sz w:val="28"/>
              </w:rPr>
            </w:pPr>
            <w:ins w:id="9" w:author="白禹" w:date="2018-01-07T16:33:00Z">
              <w:r>
                <w:rPr>
                  <w:rFonts w:ascii="宋体" w:hAnsi="宋体" w:hint="eastAsia"/>
                  <w:sz w:val="28"/>
                </w:rPr>
                <w:t>计划性配发物品需在</w:t>
              </w:r>
            </w:ins>
            <w:ins w:id="10" w:author="白禹" w:date="2018-01-07T16:34:00Z">
              <w:r>
                <w:rPr>
                  <w:rFonts w:ascii="宋体" w:hAnsi="宋体" w:hint="eastAsia"/>
                  <w:sz w:val="28"/>
                </w:rPr>
                <w:t>航班起飞时刻1小时前通知维修控制工程师，如因特殊情况可</w:t>
              </w:r>
            </w:ins>
            <w:ins w:id="11" w:author="白禹" w:date="2018-01-07T16:35:00Z">
              <w:r>
                <w:rPr>
                  <w:rFonts w:ascii="宋体" w:hAnsi="宋体" w:hint="eastAsia"/>
                  <w:sz w:val="28"/>
                </w:rPr>
                <w:t>视具体情况而定；</w:t>
              </w:r>
            </w:ins>
          </w:p>
        </w:tc>
      </w:tr>
      <w:tr w:rsidR="00F91F22" w:rsidTr="00F91F22">
        <w:tblPrEx>
          <w:tblCellMar>
            <w:left w:w="108" w:type="dxa"/>
            <w:right w:w="108" w:type="dxa"/>
          </w:tblCellMar>
        </w:tblPrEx>
        <w:tc>
          <w:tcPr>
            <w:tcW w:w="1080" w:type="dxa"/>
          </w:tcPr>
          <w:p w:rsidR="00F91F22" w:rsidRDefault="00F27508" w:rsidP="00F27508">
            <w:pPr>
              <w:spacing w:line="480" w:lineRule="atLeast"/>
              <w:jc w:val="left"/>
              <w:rPr>
                <w:rFonts w:ascii="宋体" w:hAnsi="宋体"/>
                <w:sz w:val="28"/>
              </w:rPr>
            </w:pPr>
            <w:r>
              <w:rPr>
                <w:rFonts w:ascii="宋体" w:hAnsi="宋体" w:hint="eastAsia"/>
                <w:sz w:val="28"/>
              </w:rPr>
              <w:t>5.1.2</w:t>
            </w:r>
          </w:p>
        </w:tc>
        <w:tc>
          <w:tcPr>
            <w:tcW w:w="8460" w:type="dxa"/>
          </w:tcPr>
          <w:p w:rsidR="00F91F22" w:rsidRDefault="00F91F22" w:rsidP="007C6C26">
            <w:pPr>
              <w:spacing w:line="480" w:lineRule="atLeast"/>
              <w:jc w:val="left"/>
              <w:rPr>
                <w:rFonts w:ascii="宋体" w:hAnsi="宋体"/>
                <w:sz w:val="28"/>
              </w:rPr>
            </w:pPr>
            <w:r>
              <w:rPr>
                <w:rFonts w:ascii="宋体" w:hAnsi="宋体" w:hint="eastAsia"/>
                <w:sz w:val="28"/>
              </w:rPr>
              <w:t>维修控制工程师</w:t>
            </w:r>
            <w:r w:rsidR="00A9103B">
              <w:rPr>
                <w:rFonts w:ascii="宋体" w:hAnsi="宋体" w:hint="eastAsia"/>
                <w:sz w:val="28"/>
              </w:rPr>
              <w:t>将收到的物品传递需求相关信息记录在物品传递</w:t>
            </w:r>
            <w:r w:rsidR="007C6C26">
              <w:rPr>
                <w:rFonts w:ascii="宋体" w:hAnsi="宋体" w:hint="eastAsia"/>
                <w:sz w:val="28"/>
              </w:rPr>
              <w:t xml:space="preserve">记录单上； </w:t>
            </w:r>
          </w:p>
        </w:tc>
      </w:tr>
      <w:tr w:rsidR="00F91F22" w:rsidRPr="00616F60" w:rsidTr="00F91F22">
        <w:tblPrEx>
          <w:tblCellMar>
            <w:left w:w="108" w:type="dxa"/>
            <w:right w:w="108" w:type="dxa"/>
          </w:tblCellMar>
        </w:tblPrEx>
        <w:tc>
          <w:tcPr>
            <w:tcW w:w="1080" w:type="dxa"/>
          </w:tcPr>
          <w:p w:rsidR="00F91F22" w:rsidRDefault="00F27508" w:rsidP="00F27508">
            <w:pPr>
              <w:spacing w:line="480" w:lineRule="atLeast"/>
              <w:jc w:val="left"/>
              <w:rPr>
                <w:rFonts w:ascii="宋体" w:hAnsi="宋体"/>
                <w:sz w:val="28"/>
              </w:rPr>
            </w:pPr>
            <w:r>
              <w:rPr>
                <w:rFonts w:ascii="宋体" w:hAnsi="宋体" w:hint="eastAsia"/>
                <w:sz w:val="28"/>
              </w:rPr>
              <w:t>5.1.3</w:t>
            </w:r>
          </w:p>
        </w:tc>
        <w:tc>
          <w:tcPr>
            <w:tcW w:w="8460" w:type="dxa"/>
          </w:tcPr>
          <w:p w:rsidR="00F91F22" w:rsidRPr="00616F60" w:rsidRDefault="00E50580" w:rsidP="00BF76F7">
            <w:pPr>
              <w:spacing w:line="480" w:lineRule="atLeast"/>
              <w:jc w:val="left"/>
              <w:rPr>
                <w:rFonts w:ascii="宋体" w:hAnsi="宋体"/>
                <w:sz w:val="28"/>
              </w:rPr>
            </w:pPr>
            <w:ins w:id="12" w:author="白禹" w:date="2018-01-07T16:12:00Z">
              <w:r w:rsidRPr="00616F60">
                <w:rPr>
                  <w:rFonts w:ascii="宋体" w:hAnsi="宋体" w:hint="eastAsia"/>
                  <w:sz w:val="28"/>
                </w:rPr>
                <w:t>维修控制工程师将当日执行的物品传递情况以邮件</w:t>
              </w:r>
              <w:r>
                <w:rPr>
                  <w:rFonts w:ascii="宋体" w:hAnsi="宋体" w:hint="eastAsia"/>
                  <w:sz w:val="28"/>
                </w:rPr>
                <w:t>或</w:t>
              </w:r>
              <w:r w:rsidRPr="00616F60">
                <w:rPr>
                  <w:rFonts w:ascii="宋体" w:hAnsi="宋体" w:hint="eastAsia"/>
                  <w:sz w:val="28"/>
                </w:rPr>
                <w:t>电话的方式通知对应基地航线准备室以及</w:t>
              </w:r>
            </w:ins>
            <w:r w:rsidR="007C6C26" w:rsidRPr="00616F60">
              <w:rPr>
                <w:rFonts w:ascii="宋体" w:hAnsi="宋体" w:hint="eastAsia"/>
                <w:sz w:val="28"/>
              </w:rPr>
              <w:t>AOC</w:t>
            </w:r>
            <w:del w:id="13" w:author="白禹" w:date="2018-01-07T16:31:00Z">
              <w:r w:rsidR="007C6C26" w:rsidRPr="00616F60" w:rsidDel="00BF76F7">
                <w:rPr>
                  <w:rFonts w:ascii="宋体" w:hAnsi="宋体" w:hint="eastAsia"/>
                  <w:sz w:val="28"/>
                </w:rPr>
                <w:delText>，并要求AOC协助通知机组物品传递情况</w:delText>
              </w:r>
            </w:del>
            <w:ins w:id="14" w:author="白禹" w:date="2018-01-07T16:31:00Z">
              <w:r w:rsidR="00BF76F7">
                <w:rPr>
                  <w:rFonts w:ascii="宋体" w:hAnsi="宋体" w:hint="eastAsia"/>
                  <w:sz w:val="28"/>
                </w:rPr>
                <w:t>；</w:t>
              </w:r>
            </w:ins>
            <w:r w:rsidR="007C6C26" w:rsidRPr="00616F60">
              <w:rPr>
                <w:rFonts w:ascii="宋体" w:hAnsi="宋体" w:hint="eastAsia"/>
                <w:sz w:val="28"/>
              </w:rPr>
              <w:t>；</w:t>
            </w:r>
          </w:p>
        </w:tc>
      </w:tr>
      <w:tr w:rsidR="00A01D4E" w:rsidRPr="00616F60" w:rsidTr="00F91F22">
        <w:tblPrEx>
          <w:tblCellMar>
            <w:left w:w="108" w:type="dxa"/>
            <w:right w:w="108" w:type="dxa"/>
          </w:tblCellMar>
        </w:tblPrEx>
        <w:trPr>
          <w:ins w:id="15" w:author="白禹" w:date="2018-01-07T16:06:00Z"/>
        </w:trPr>
        <w:tc>
          <w:tcPr>
            <w:tcW w:w="1080" w:type="dxa"/>
          </w:tcPr>
          <w:p w:rsidR="00A01D4E" w:rsidRDefault="00A01D4E" w:rsidP="00F27508">
            <w:pPr>
              <w:spacing w:line="480" w:lineRule="atLeast"/>
              <w:jc w:val="left"/>
              <w:rPr>
                <w:ins w:id="16" w:author="白禹" w:date="2018-01-07T16:06:00Z"/>
                <w:rFonts w:ascii="宋体" w:hAnsi="宋体"/>
                <w:sz w:val="28"/>
              </w:rPr>
            </w:pPr>
            <w:ins w:id="17" w:author="白禹" w:date="2018-01-07T16:06:00Z">
              <w:r>
                <w:rPr>
                  <w:rFonts w:ascii="宋体" w:hAnsi="宋体" w:hint="eastAsia"/>
                  <w:sz w:val="28"/>
                </w:rPr>
                <w:t>5.1.4</w:t>
              </w:r>
            </w:ins>
          </w:p>
        </w:tc>
        <w:tc>
          <w:tcPr>
            <w:tcW w:w="8460" w:type="dxa"/>
          </w:tcPr>
          <w:p w:rsidR="00A01D4E" w:rsidRPr="00616F60" w:rsidRDefault="00A01D4E" w:rsidP="00BF76F7">
            <w:pPr>
              <w:spacing w:line="480" w:lineRule="atLeast"/>
              <w:jc w:val="left"/>
              <w:rPr>
                <w:ins w:id="18" w:author="白禹" w:date="2018-01-07T16:06:00Z"/>
                <w:rFonts w:ascii="宋体" w:hAnsi="宋体"/>
                <w:sz w:val="28"/>
              </w:rPr>
            </w:pPr>
            <w:ins w:id="19" w:author="白禹" w:date="2018-01-07T16:07:00Z">
              <w:r>
                <w:rPr>
                  <w:rFonts w:ascii="宋体" w:hAnsi="宋体" w:hint="eastAsia"/>
                  <w:sz w:val="28"/>
                </w:rPr>
                <w:t>如需要传递的物品为航材或工具，或者需要</w:t>
              </w:r>
            </w:ins>
            <w:ins w:id="20" w:author="白禹" w:date="2018-01-07T16:09:00Z">
              <w:r>
                <w:rPr>
                  <w:rFonts w:ascii="宋体" w:hAnsi="宋体" w:hint="eastAsia"/>
                  <w:sz w:val="28"/>
                </w:rPr>
                <w:t>放在货舱传递，则</w:t>
              </w:r>
            </w:ins>
            <w:ins w:id="21" w:author="白禹" w:date="2018-01-07T16:06:00Z">
              <w:r w:rsidRPr="00616F60">
                <w:rPr>
                  <w:rFonts w:ascii="宋体" w:hAnsi="宋体" w:hint="eastAsia"/>
                  <w:sz w:val="28"/>
                </w:rPr>
                <w:t>维修控制工程师</w:t>
              </w:r>
            </w:ins>
            <w:ins w:id="22" w:author="白禹" w:date="2018-01-07T16:09:00Z">
              <w:r>
                <w:rPr>
                  <w:rFonts w:ascii="宋体" w:hAnsi="宋体" w:hint="eastAsia"/>
                  <w:sz w:val="28"/>
                </w:rPr>
                <w:t>需要</w:t>
              </w:r>
            </w:ins>
            <w:ins w:id="23" w:author="白禹" w:date="2018-01-07T16:32:00Z">
              <w:r w:rsidR="00BF76F7">
                <w:rPr>
                  <w:rFonts w:ascii="宋体" w:hAnsi="宋体" w:hint="eastAsia"/>
                  <w:sz w:val="28"/>
                </w:rPr>
                <w:t>向</w:t>
              </w:r>
            </w:ins>
            <w:ins w:id="24" w:author="白禹" w:date="2018-01-07T16:31:00Z">
              <w:r w:rsidR="00BF76F7">
                <w:rPr>
                  <w:rFonts w:ascii="宋体" w:hAnsi="宋体" w:hint="eastAsia"/>
                  <w:sz w:val="28"/>
                </w:rPr>
                <w:t>执勤</w:t>
              </w:r>
            </w:ins>
            <w:ins w:id="25" w:author="白禹" w:date="2018-01-07T16:06:00Z">
              <w:r w:rsidRPr="00616F60">
                <w:rPr>
                  <w:rFonts w:ascii="宋体" w:hAnsi="宋体" w:hint="eastAsia"/>
                  <w:sz w:val="28"/>
                </w:rPr>
                <w:t>机组</w:t>
              </w:r>
            </w:ins>
            <w:ins w:id="26" w:author="白禹" w:date="2018-01-07T16:32:00Z">
              <w:r w:rsidR="00BF76F7">
                <w:rPr>
                  <w:rFonts w:ascii="宋体" w:hAnsi="宋体" w:hint="eastAsia"/>
                  <w:sz w:val="28"/>
                </w:rPr>
                <w:t>说明原因并提出需求</w:t>
              </w:r>
            </w:ins>
            <w:ins w:id="27" w:author="白禹" w:date="2018-01-07T16:06:00Z">
              <w:r w:rsidRPr="00616F60">
                <w:rPr>
                  <w:rFonts w:ascii="宋体" w:hAnsi="宋体" w:hint="eastAsia"/>
                  <w:sz w:val="28"/>
                </w:rPr>
                <w:t>；</w:t>
              </w:r>
            </w:ins>
          </w:p>
        </w:tc>
      </w:tr>
      <w:tr w:rsidR="00F91F22" w:rsidTr="00F91F22">
        <w:tblPrEx>
          <w:tblCellMar>
            <w:left w:w="108" w:type="dxa"/>
            <w:right w:w="108" w:type="dxa"/>
          </w:tblCellMar>
        </w:tblPrEx>
        <w:tc>
          <w:tcPr>
            <w:tcW w:w="1080" w:type="dxa"/>
          </w:tcPr>
          <w:p w:rsidR="00F91F22" w:rsidRPr="007C6C26" w:rsidRDefault="007C6C26" w:rsidP="00F91F22">
            <w:pPr>
              <w:spacing w:line="480" w:lineRule="atLeast"/>
              <w:rPr>
                <w:rFonts w:ascii="宋体" w:hAnsi="宋体"/>
                <w:sz w:val="28"/>
              </w:rPr>
            </w:pPr>
            <w:r>
              <w:rPr>
                <w:rFonts w:ascii="宋体" w:hAnsi="宋体"/>
                <w:sz w:val="28"/>
              </w:rPr>
              <w:t>5.2</w:t>
            </w:r>
          </w:p>
        </w:tc>
        <w:tc>
          <w:tcPr>
            <w:tcW w:w="8460" w:type="dxa"/>
          </w:tcPr>
          <w:p w:rsidR="00F91F22" w:rsidRDefault="007C6C26" w:rsidP="00F91F22">
            <w:pPr>
              <w:spacing w:line="480" w:lineRule="atLeast"/>
              <w:rPr>
                <w:rFonts w:ascii="宋体"/>
                <w:sz w:val="28"/>
              </w:rPr>
            </w:pPr>
            <w:r>
              <w:rPr>
                <w:rFonts w:ascii="宋体" w:hint="eastAsia"/>
                <w:sz w:val="28"/>
              </w:rPr>
              <w:t>物品传递的执行</w:t>
            </w:r>
          </w:p>
        </w:tc>
      </w:tr>
      <w:tr w:rsidR="00F91F22" w:rsidTr="00F27508">
        <w:tblPrEx>
          <w:tblCellMar>
            <w:left w:w="108" w:type="dxa"/>
            <w:right w:w="108" w:type="dxa"/>
          </w:tblCellMar>
        </w:tblPrEx>
        <w:tc>
          <w:tcPr>
            <w:tcW w:w="1080" w:type="dxa"/>
          </w:tcPr>
          <w:p w:rsidR="00F91F22" w:rsidRDefault="00F27508" w:rsidP="00F27508">
            <w:pPr>
              <w:spacing w:line="480" w:lineRule="atLeast"/>
              <w:rPr>
                <w:rFonts w:ascii="宋体" w:hAnsi="宋体"/>
                <w:sz w:val="28"/>
              </w:rPr>
            </w:pPr>
            <w:r>
              <w:rPr>
                <w:rFonts w:ascii="宋体" w:hAnsi="宋体"/>
                <w:sz w:val="28"/>
              </w:rPr>
              <w:t>5.2</w:t>
            </w:r>
            <w:r>
              <w:rPr>
                <w:rFonts w:ascii="宋体" w:hAnsi="宋体" w:hint="eastAsia"/>
                <w:sz w:val="28"/>
              </w:rPr>
              <w:t>.1</w:t>
            </w:r>
          </w:p>
        </w:tc>
        <w:tc>
          <w:tcPr>
            <w:tcW w:w="8460" w:type="dxa"/>
          </w:tcPr>
          <w:p w:rsidR="00F91F22" w:rsidRDefault="00F91F22" w:rsidP="005E20DD">
            <w:pPr>
              <w:spacing w:line="480" w:lineRule="atLeast"/>
              <w:jc w:val="left"/>
              <w:rPr>
                <w:rFonts w:ascii="宋体" w:hAnsi="宋体"/>
                <w:sz w:val="28"/>
              </w:rPr>
            </w:pPr>
            <w:r>
              <w:rPr>
                <w:rFonts w:ascii="宋体" w:hAnsi="宋体" w:hint="eastAsia"/>
                <w:sz w:val="28"/>
              </w:rPr>
              <w:t>维修控制工程师</w:t>
            </w:r>
            <w:r w:rsidR="005E20DD">
              <w:rPr>
                <w:rFonts w:ascii="宋体" w:hAnsi="宋体" w:hint="eastAsia"/>
                <w:sz w:val="28"/>
              </w:rPr>
              <w:t>视情将收到的需要传递的物品交至航线维修中心航线准备室</w:t>
            </w:r>
            <w:r w:rsidR="000B2CC8">
              <w:rPr>
                <w:rFonts w:ascii="宋体" w:hAnsi="宋体" w:hint="eastAsia"/>
                <w:sz w:val="28"/>
              </w:rPr>
              <w:t>值班员处（以下简称航线值班员）</w:t>
            </w:r>
            <w:r w:rsidR="005E20DD">
              <w:rPr>
                <w:rFonts w:ascii="宋体" w:hAnsi="宋体" w:hint="eastAsia"/>
                <w:sz w:val="28"/>
              </w:rPr>
              <w:t>，准备传递物品；</w:t>
            </w:r>
          </w:p>
        </w:tc>
      </w:tr>
      <w:tr w:rsidR="00F91F22" w:rsidTr="00F27508">
        <w:tblPrEx>
          <w:tblCellMar>
            <w:left w:w="108" w:type="dxa"/>
            <w:right w:w="108" w:type="dxa"/>
          </w:tblCellMar>
        </w:tblPrEx>
        <w:tc>
          <w:tcPr>
            <w:tcW w:w="1080" w:type="dxa"/>
          </w:tcPr>
          <w:p w:rsidR="00F91F22" w:rsidRDefault="00F27508" w:rsidP="00F27508">
            <w:pPr>
              <w:spacing w:line="480" w:lineRule="atLeast"/>
              <w:rPr>
                <w:rFonts w:ascii="宋体" w:hAnsi="宋体"/>
                <w:sz w:val="28"/>
              </w:rPr>
            </w:pPr>
            <w:r>
              <w:rPr>
                <w:rFonts w:ascii="宋体" w:hAnsi="宋体"/>
                <w:sz w:val="28"/>
              </w:rPr>
              <w:t>5.2</w:t>
            </w:r>
            <w:r>
              <w:rPr>
                <w:rFonts w:ascii="宋体" w:hAnsi="宋体" w:hint="eastAsia"/>
                <w:sz w:val="28"/>
              </w:rPr>
              <w:t>.2</w:t>
            </w:r>
          </w:p>
        </w:tc>
        <w:tc>
          <w:tcPr>
            <w:tcW w:w="8460" w:type="dxa"/>
          </w:tcPr>
          <w:p w:rsidR="00F91F22" w:rsidRDefault="000B2CC8" w:rsidP="00F91F22">
            <w:pPr>
              <w:spacing w:line="480" w:lineRule="atLeast"/>
              <w:jc w:val="left"/>
              <w:rPr>
                <w:rFonts w:ascii="宋体" w:hAnsi="宋体"/>
                <w:sz w:val="28"/>
              </w:rPr>
            </w:pPr>
            <w:r>
              <w:rPr>
                <w:rFonts w:ascii="宋体" w:hAnsi="宋体" w:hint="eastAsia"/>
                <w:sz w:val="28"/>
              </w:rPr>
              <w:t>航线值班员</w:t>
            </w:r>
            <w:r w:rsidR="005E20DD">
              <w:rPr>
                <w:rFonts w:ascii="宋体" w:hAnsi="宋体" w:hint="eastAsia"/>
                <w:sz w:val="28"/>
              </w:rPr>
              <w:t>需要根据维修控制工程师发布的</w:t>
            </w:r>
            <w:r>
              <w:rPr>
                <w:rFonts w:ascii="宋体" w:hAnsi="宋体" w:hint="eastAsia"/>
                <w:sz w:val="28"/>
              </w:rPr>
              <w:t>物品传递情况安排，将物品交给保障对应航班的航线人员；</w:t>
            </w:r>
          </w:p>
        </w:tc>
      </w:tr>
      <w:tr w:rsidR="00F91F22" w:rsidTr="00F27508">
        <w:tblPrEx>
          <w:tblCellMar>
            <w:left w:w="108" w:type="dxa"/>
            <w:right w:w="108" w:type="dxa"/>
          </w:tblCellMar>
        </w:tblPrEx>
        <w:tc>
          <w:tcPr>
            <w:tcW w:w="1080" w:type="dxa"/>
          </w:tcPr>
          <w:p w:rsidR="00F91F22" w:rsidRDefault="00F27508" w:rsidP="00F27508">
            <w:pPr>
              <w:spacing w:line="480" w:lineRule="atLeast"/>
              <w:rPr>
                <w:rFonts w:ascii="宋体" w:hAnsi="宋体"/>
                <w:sz w:val="28"/>
              </w:rPr>
            </w:pPr>
            <w:r>
              <w:rPr>
                <w:rFonts w:ascii="宋体" w:hAnsi="宋体"/>
                <w:sz w:val="28"/>
              </w:rPr>
              <w:t>5.2</w:t>
            </w:r>
            <w:r>
              <w:rPr>
                <w:rFonts w:ascii="宋体" w:hAnsi="宋体" w:hint="eastAsia"/>
                <w:sz w:val="28"/>
              </w:rPr>
              <w:t>.3</w:t>
            </w:r>
          </w:p>
        </w:tc>
        <w:tc>
          <w:tcPr>
            <w:tcW w:w="8460" w:type="dxa"/>
          </w:tcPr>
          <w:p w:rsidR="00F91F22" w:rsidRDefault="000B2CC8" w:rsidP="007F262F">
            <w:pPr>
              <w:spacing w:line="480" w:lineRule="atLeast"/>
              <w:jc w:val="left"/>
              <w:rPr>
                <w:rFonts w:ascii="宋体" w:hAnsi="宋体"/>
                <w:sz w:val="28"/>
              </w:rPr>
            </w:pPr>
            <w:r>
              <w:rPr>
                <w:rFonts w:ascii="宋体" w:hAnsi="宋体" w:hint="eastAsia"/>
                <w:sz w:val="28"/>
              </w:rPr>
              <w:t>航线工作人员在将文件交给安全员后</w:t>
            </w:r>
            <w:r w:rsidR="007F262F">
              <w:rPr>
                <w:rFonts w:ascii="宋体" w:hAnsi="宋体" w:hint="eastAsia"/>
                <w:sz w:val="28"/>
              </w:rPr>
              <w:t>需要通知</w:t>
            </w:r>
            <w:r>
              <w:rPr>
                <w:rFonts w:ascii="宋体" w:hAnsi="宋体" w:hint="eastAsia"/>
                <w:sz w:val="28"/>
              </w:rPr>
              <w:t>航线值班员</w:t>
            </w:r>
            <w:r w:rsidR="007F262F">
              <w:rPr>
                <w:rFonts w:ascii="宋体" w:hAnsi="宋体" w:hint="eastAsia"/>
                <w:sz w:val="28"/>
              </w:rPr>
              <w:t>，并由航线值班员通知</w:t>
            </w:r>
            <w:r w:rsidR="00F91F22">
              <w:rPr>
                <w:rFonts w:ascii="宋体" w:hAnsi="宋体" w:hint="eastAsia"/>
                <w:sz w:val="28"/>
              </w:rPr>
              <w:t>维修控制工程师</w:t>
            </w:r>
            <w:r w:rsidR="007F262F">
              <w:rPr>
                <w:rFonts w:ascii="宋体" w:hAnsi="宋体" w:hint="eastAsia"/>
                <w:sz w:val="28"/>
              </w:rPr>
              <w:t>已成功配发物品；</w:t>
            </w:r>
          </w:p>
        </w:tc>
      </w:tr>
      <w:tr w:rsidR="007F262F" w:rsidTr="00F27508">
        <w:tblPrEx>
          <w:tblCellMar>
            <w:left w:w="108" w:type="dxa"/>
            <w:right w:w="108" w:type="dxa"/>
          </w:tblCellMar>
        </w:tblPrEx>
        <w:tc>
          <w:tcPr>
            <w:tcW w:w="1080" w:type="dxa"/>
          </w:tcPr>
          <w:p w:rsidR="007F262F" w:rsidRDefault="00F27508" w:rsidP="00F27508">
            <w:pPr>
              <w:spacing w:line="480" w:lineRule="atLeast"/>
              <w:rPr>
                <w:rFonts w:ascii="宋体" w:hAnsi="宋体"/>
                <w:sz w:val="28"/>
              </w:rPr>
            </w:pPr>
            <w:r>
              <w:rPr>
                <w:rFonts w:ascii="宋体" w:hAnsi="宋体"/>
                <w:sz w:val="28"/>
              </w:rPr>
              <w:t>5.2</w:t>
            </w:r>
            <w:r>
              <w:rPr>
                <w:rFonts w:ascii="宋体" w:hAnsi="宋体" w:hint="eastAsia"/>
                <w:sz w:val="28"/>
              </w:rPr>
              <w:t>.4</w:t>
            </w:r>
          </w:p>
        </w:tc>
        <w:tc>
          <w:tcPr>
            <w:tcW w:w="8460" w:type="dxa"/>
          </w:tcPr>
          <w:p w:rsidR="007F262F" w:rsidRDefault="007F262F" w:rsidP="007F262F">
            <w:pPr>
              <w:spacing w:line="480" w:lineRule="atLeast"/>
              <w:jc w:val="left"/>
              <w:rPr>
                <w:rFonts w:ascii="宋体" w:hAnsi="宋体"/>
                <w:sz w:val="28"/>
              </w:rPr>
            </w:pPr>
            <w:r>
              <w:rPr>
                <w:rFonts w:ascii="宋体" w:hAnsi="宋体" w:hint="eastAsia"/>
                <w:sz w:val="28"/>
              </w:rPr>
              <w:t>维修控制工程师在接到航线值班员通知后，需要通知对应航线值班员或接受单位接收物品；</w:t>
            </w:r>
          </w:p>
        </w:tc>
      </w:tr>
      <w:tr w:rsidR="007F262F" w:rsidTr="00F27508">
        <w:tblPrEx>
          <w:tblCellMar>
            <w:left w:w="108" w:type="dxa"/>
            <w:right w:w="108" w:type="dxa"/>
          </w:tblCellMar>
        </w:tblPrEx>
        <w:tc>
          <w:tcPr>
            <w:tcW w:w="1080" w:type="dxa"/>
          </w:tcPr>
          <w:p w:rsidR="007F262F" w:rsidRDefault="00F27508" w:rsidP="00F27508">
            <w:pPr>
              <w:spacing w:line="480" w:lineRule="atLeast"/>
              <w:rPr>
                <w:rFonts w:ascii="宋体" w:hAnsi="宋体"/>
                <w:sz w:val="28"/>
              </w:rPr>
            </w:pPr>
            <w:r>
              <w:rPr>
                <w:rFonts w:ascii="宋体" w:hAnsi="宋体"/>
                <w:sz w:val="28"/>
              </w:rPr>
              <w:t>5.2</w:t>
            </w:r>
            <w:r>
              <w:rPr>
                <w:rFonts w:ascii="宋体" w:hAnsi="宋体" w:hint="eastAsia"/>
                <w:sz w:val="28"/>
              </w:rPr>
              <w:t>.5</w:t>
            </w:r>
          </w:p>
        </w:tc>
        <w:tc>
          <w:tcPr>
            <w:tcW w:w="8460" w:type="dxa"/>
          </w:tcPr>
          <w:p w:rsidR="007F262F" w:rsidRDefault="007F262F" w:rsidP="007F262F">
            <w:pPr>
              <w:spacing w:line="480" w:lineRule="atLeast"/>
              <w:jc w:val="left"/>
              <w:rPr>
                <w:rFonts w:ascii="宋体" w:hAnsi="宋体"/>
                <w:sz w:val="28"/>
              </w:rPr>
            </w:pPr>
            <w:r>
              <w:rPr>
                <w:rFonts w:ascii="宋体" w:hAnsi="宋体" w:hint="eastAsia"/>
                <w:sz w:val="28"/>
              </w:rPr>
              <w:t>对应航线值班员或接受单位收到传递的物品后需要反馈维修控制工程师；</w:t>
            </w:r>
          </w:p>
        </w:tc>
      </w:tr>
      <w:tr w:rsidR="00F91F22" w:rsidTr="00F27508">
        <w:tblPrEx>
          <w:tblCellMar>
            <w:left w:w="108" w:type="dxa"/>
            <w:right w:w="108" w:type="dxa"/>
          </w:tblCellMar>
        </w:tblPrEx>
        <w:tc>
          <w:tcPr>
            <w:tcW w:w="1080" w:type="dxa"/>
          </w:tcPr>
          <w:p w:rsidR="00F91F22" w:rsidRDefault="00F91F22" w:rsidP="00F27508">
            <w:pPr>
              <w:spacing w:line="480" w:lineRule="atLeast"/>
              <w:rPr>
                <w:rFonts w:ascii="宋体"/>
                <w:sz w:val="28"/>
              </w:rPr>
            </w:pPr>
            <w:r>
              <w:rPr>
                <w:rFonts w:ascii="宋体" w:hint="eastAsia"/>
                <w:sz w:val="28"/>
              </w:rPr>
              <w:t>5.</w:t>
            </w:r>
            <w:r w:rsidR="007F262F">
              <w:rPr>
                <w:rFonts w:ascii="宋体"/>
                <w:sz w:val="28"/>
              </w:rPr>
              <w:t>3</w:t>
            </w:r>
          </w:p>
        </w:tc>
        <w:tc>
          <w:tcPr>
            <w:tcW w:w="8460" w:type="dxa"/>
          </w:tcPr>
          <w:p w:rsidR="00F91F22" w:rsidRDefault="007F262F" w:rsidP="00F91F22">
            <w:pPr>
              <w:spacing w:line="480" w:lineRule="atLeast"/>
              <w:rPr>
                <w:rFonts w:ascii="宋体"/>
                <w:sz w:val="28"/>
              </w:rPr>
            </w:pPr>
            <w:r>
              <w:rPr>
                <w:rFonts w:ascii="宋体" w:hint="eastAsia"/>
                <w:sz w:val="28"/>
              </w:rPr>
              <w:t>物品传递的反馈</w:t>
            </w:r>
          </w:p>
        </w:tc>
      </w:tr>
      <w:tr w:rsidR="00F91F22" w:rsidTr="00F27508">
        <w:tblPrEx>
          <w:tblCellMar>
            <w:left w:w="108" w:type="dxa"/>
            <w:right w:w="108" w:type="dxa"/>
          </w:tblCellMar>
        </w:tblPrEx>
        <w:tc>
          <w:tcPr>
            <w:tcW w:w="1080" w:type="dxa"/>
          </w:tcPr>
          <w:p w:rsidR="00F91F22" w:rsidRDefault="00F27508" w:rsidP="00F27508">
            <w:pPr>
              <w:spacing w:line="480" w:lineRule="atLeast"/>
              <w:rPr>
                <w:rFonts w:ascii="宋体" w:hAnsi="宋体"/>
                <w:sz w:val="28"/>
                <w:szCs w:val="28"/>
              </w:rPr>
            </w:pPr>
            <w:r>
              <w:rPr>
                <w:rFonts w:ascii="宋体" w:hint="eastAsia"/>
                <w:sz w:val="28"/>
              </w:rPr>
              <w:t>5.</w:t>
            </w:r>
            <w:r>
              <w:rPr>
                <w:rFonts w:ascii="宋体"/>
                <w:sz w:val="28"/>
              </w:rPr>
              <w:t>3</w:t>
            </w:r>
            <w:r>
              <w:rPr>
                <w:rFonts w:ascii="宋体" w:hint="eastAsia"/>
                <w:sz w:val="28"/>
              </w:rPr>
              <w:t>.1</w:t>
            </w:r>
          </w:p>
        </w:tc>
        <w:tc>
          <w:tcPr>
            <w:tcW w:w="8460" w:type="dxa"/>
          </w:tcPr>
          <w:p w:rsidR="00F91F22" w:rsidRDefault="00EC1D32" w:rsidP="00F91F22">
            <w:pPr>
              <w:spacing w:line="480" w:lineRule="atLeast"/>
              <w:jc w:val="left"/>
              <w:rPr>
                <w:rFonts w:ascii="宋体" w:hAnsi="宋体"/>
                <w:sz w:val="28"/>
                <w:szCs w:val="28"/>
              </w:rPr>
            </w:pPr>
            <w:r>
              <w:rPr>
                <w:rFonts w:ascii="宋体" w:hAnsi="宋体"/>
                <w:sz w:val="28"/>
                <w:szCs w:val="28"/>
              </w:rPr>
              <w:t>航线值班员收到传递的物品后根据</w:t>
            </w:r>
            <w:r>
              <w:rPr>
                <w:rFonts w:ascii="宋体" w:hAnsi="宋体" w:hint="eastAsia"/>
                <w:sz w:val="28"/>
              </w:rPr>
              <w:t>物品传递情况安排，视情将物品交给对应物品接收人或由接收人前来领取；</w:t>
            </w:r>
          </w:p>
        </w:tc>
      </w:tr>
      <w:tr w:rsidR="00F91F22" w:rsidTr="00F27508">
        <w:tblPrEx>
          <w:tblCellMar>
            <w:left w:w="108" w:type="dxa"/>
            <w:right w:w="108" w:type="dxa"/>
          </w:tblCellMar>
        </w:tblPrEx>
        <w:tc>
          <w:tcPr>
            <w:tcW w:w="1080" w:type="dxa"/>
          </w:tcPr>
          <w:p w:rsidR="00F91F22" w:rsidRDefault="00F27508" w:rsidP="00F27508">
            <w:pPr>
              <w:spacing w:line="480" w:lineRule="atLeast"/>
              <w:rPr>
                <w:rFonts w:ascii="宋体" w:hAnsi="宋体"/>
                <w:sz w:val="28"/>
                <w:szCs w:val="28"/>
              </w:rPr>
            </w:pPr>
            <w:r>
              <w:rPr>
                <w:rFonts w:ascii="宋体" w:hint="eastAsia"/>
                <w:sz w:val="28"/>
              </w:rPr>
              <w:t>5.</w:t>
            </w:r>
            <w:r>
              <w:rPr>
                <w:rFonts w:ascii="宋体"/>
                <w:sz w:val="28"/>
              </w:rPr>
              <w:t>3</w:t>
            </w:r>
            <w:r>
              <w:rPr>
                <w:rFonts w:ascii="宋体" w:hint="eastAsia"/>
                <w:sz w:val="28"/>
              </w:rPr>
              <w:t>.2</w:t>
            </w:r>
          </w:p>
        </w:tc>
        <w:tc>
          <w:tcPr>
            <w:tcW w:w="8460" w:type="dxa"/>
          </w:tcPr>
          <w:p w:rsidR="00F91F22" w:rsidRDefault="00EC1D32" w:rsidP="00F91F22">
            <w:pPr>
              <w:spacing w:line="480" w:lineRule="atLeast"/>
              <w:jc w:val="left"/>
              <w:rPr>
                <w:rFonts w:ascii="宋体"/>
                <w:sz w:val="28"/>
              </w:rPr>
            </w:pPr>
            <w:r>
              <w:rPr>
                <w:rFonts w:ascii="宋体"/>
                <w:sz w:val="28"/>
              </w:rPr>
              <w:t>需求人需要与接收人</w:t>
            </w:r>
            <w:r w:rsidR="00A377F9">
              <w:rPr>
                <w:rFonts w:ascii="宋体"/>
                <w:sz w:val="28"/>
              </w:rPr>
              <w:t>确认物品接收情况</w:t>
            </w:r>
            <w:r w:rsidR="004114FC">
              <w:rPr>
                <w:rFonts w:ascii="宋体" w:hint="eastAsia"/>
                <w:sz w:val="28"/>
              </w:rPr>
              <w:t>。</w:t>
            </w:r>
          </w:p>
        </w:tc>
      </w:tr>
    </w:tbl>
    <w:p w:rsidR="00A377F9" w:rsidRDefault="00A377F9"/>
    <w:p w:rsidR="00A377F9" w:rsidRDefault="00A377F9">
      <w:r>
        <w:br w:type="page"/>
      </w:r>
    </w:p>
    <w:tbl>
      <w:tblPr>
        <w:tblW w:w="9540" w:type="dxa"/>
        <w:tblInd w:w="28" w:type="dxa"/>
        <w:tblLayout w:type="fixed"/>
        <w:tblLook w:val="0000"/>
      </w:tblPr>
      <w:tblGrid>
        <w:gridCol w:w="1080"/>
        <w:gridCol w:w="8460"/>
      </w:tblGrid>
      <w:tr w:rsidR="00A377F9" w:rsidTr="00161A6B">
        <w:tc>
          <w:tcPr>
            <w:tcW w:w="1080" w:type="dxa"/>
          </w:tcPr>
          <w:p w:rsidR="00A377F9" w:rsidRDefault="00A377F9" w:rsidP="00A377F9">
            <w:pPr>
              <w:spacing w:line="480" w:lineRule="atLeast"/>
              <w:jc w:val="left"/>
              <w:rPr>
                <w:rFonts w:ascii="宋体" w:hAnsi="宋体"/>
                <w:b/>
                <w:sz w:val="28"/>
              </w:rPr>
            </w:pPr>
            <w:r>
              <w:rPr>
                <w:rFonts w:ascii="宋体" w:hAnsi="宋体"/>
                <w:b/>
                <w:sz w:val="28"/>
              </w:rPr>
              <w:lastRenderedPageBreak/>
              <w:t>6</w:t>
            </w:r>
          </w:p>
        </w:tc>
        <w:tc>
          <w:tcPr>
            <w:tcW w:w="8460" w:type="dxa"/>
          </w:tcPr>
          <w:p w:rsidR="00A377F9" w:rsidRDefault="00A377F9" w:rsidP="00A377F9">
            <w:pPr>
              <w:spacing w:line="480" w:lineRule="atLeast"/>
              <w:jc w:val="left"/>
              <w:rPr>
                <w:rFonts w:ascii="宋体" w:hAnsi="宋体"/>
                <w:b/>
                <w:sz w:val="28"/>
              </w:rPr>
            </w:pPr>
            <w:r>
              <w:rPr>
                <w:rFonts w:ascii="宋体" w:hAnsi="宋体" w:hint="eastAsia"/>
                <w:b/>
                <w:sz w:val="28"/>
              </w:rPr>
              <w:t>附录</w:t>
            </w:r>
          </w:p>
        </w:tc>
      </w:tr>
      <w:tr w:rsidR="00A377F9" w:rsidTr="00161A6B">
        <w:tc>
          <w:tcPr>
            <w:tcW w:w="1080" w:type="dxa"/>
          </w:tcPr>
          <w:p w:rsidR="00A377F9" w:rsidRDefault="00A377F9" w:rsidP="00A377F9">
            <w:pPr>
              <w:spacing w:line="480" w:lineRule="atLeast"/>
              <w:rPr>
                <w:rFonts w:ascii="宋体"/>
                <w:sz w:val="28"/>
              </w:rPr>
            </w:pPr>
            <w:r>
              <w:rPr>
                <w:rFonts w:ascii="宋体"/>
                <w:sz w:val="28"/>
              </w:rPr>
              <w:t>6</w:t>
            </w:r>
            <w:r>
              <w:rPr>
                <w:rFonts w:ascii="宋体" w:hint="eastAsia"/>
                <w:sz w:val="28"/>
              </w:rPr>
              <w:t>.</w:t>
            </w:r>
            <w:r>
              <w:rPr>
                <w:rFonts w:ascii="宋体"/>
                <w:sz w:val="28"/>
              </w:rPr>
              <w:t>1</w:t>
            </w:r>
          </w:p>
        </w:tc>
        <w:tc>
          <w:tcPr>
            <w:tcW w:w="8460" w:type="dxa"/>
          </w:tcPr>
          <w:p w:rsidR="00A377F9" w:rsidRDefault="00A377F9" w:rsidP="00A377F9">
            <w:pPr>
              <w:spacing w:line="480" w:lineRule="atLeast"/>
              <w:rPr>
                <w:rFonts w:ascii="宋体"/>
                <w:sz w:val="28"/>
              </w:rPr>
            </w:pPr>
            <w:r>
              <w:rPr>
                <w:rFonts w:ascii="宋体" w:hint="eastAsia"/>
                <w:sz w:val="28"/>
              </w:rPr>
              <w:t>物品传递记录单</w:t>
            </w:r>
            <w:r w:rsidR="00F156D5">
              <w:rPr>
                <w:rFonts w:ascii="宋体" w:hint="eastAsia"/>
                <w:sz w:val="28"/>
              </w:rPr>
              <w:t>（示例）</w:t>
            </w:r>
          </w:p>
        </w:tc>
      </w:tr>
    </w:tbl>
    <w:p w:rsidR="00145AD5" w:rsidRDefault="00B62ABE" w:rsidP="00B62ABE">
      <w:pPr>
        <w:ind w:leftChars="-472" w:hangingChars="472" w:hanging="991"/>
        <w:jc w:val="right"/>
      </w:pPr>
      <w:bookmarkStart w:id="28" w:name="_GoBack"/>
      <w:bookmarkEnd w:id="28"/>
      <w:r>
        <w:rPr>
          <w:rFonts w:hint="eastAsia"/>
        </w:rPr>
        <w:t>表格编号：</w:t>
      </w:r>
      <w:r>
        <w:rPr>
          <w:rFonts w:hint="eastAsia"/>
        </w:rPr>
        <w:t>OAM03311</w:t>
      </w:r>
    </w:p>
    <w:p w:rsidR="00330F13" w:rsidRPr="00A377F9" w:rsidRDefault="00145AD5" w:rsidP="00145AD5">
      <w:pPr>
        <w:ind w:leftChars="-406" w:left="-3" w:hangingChars="405" w:hanging="850"/>
        <w:jc w:val="center"/>
      </w:pPr>
      <w:r>
        <w:object w:dxaOrig="14628" w:dyaOrig="7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7pt;height:278.5pt" o:ole="">
            <v:imagedata r:id="rId7" o:title=""/>
          </v:shape>
          <o:OLEObject Type="Embed" ProgID="Office12.Excel.Template" ShapeID="_x0000_i1025" DrawAspect="Content" ObjectID="_1576848392" r:id="rId8"/>
        </w:object>
      </w:r>
    </w:p>
    <w:sectPr w:rsidR="00330F13" w:rsidRPr="00A377F9" w:rsidSect="00382DF2">
      <w:headerReference w:type="even" r:id="rId9"/>
      <w:headerReference w:type="default" r:id="rId10"/>
      <w:footerReference w:type="even" r:id="rId11"/>
      <w:footerReference w:type="default" r:id="rId12"/>
      <w:headerReference w:type="first" r:id="rId13"/>
      <w:pgSz w:w="11906" w:h="16838"/>
      <w:pgMar w:top="1247" w:right="1418" w:bottom="1247" w:left="1418" w:header="851" w:footer="851"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C4F" w:rsidRDefault="000C5C4F">
      <w:r>
        <w:separator/>
      </w:r>
    </w:p>
  </w:endnote>
  <w:endnote w:type="continuationSeparator" w:id="0">
    <w:p w:rsidR="000C5C4F" w:rsidRDefault="000C5C4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13" w:rsidRDefault="00731EAD">
    <w:pPr>
      <w:pStyle w:val="a9"/>
      <w:framePr w:wrap="around" w:vAnchor="text" w:hAnchor="margin" w:xAlign="right" w:y="1"/>
      <w:rPr>
        <w:rStyle w:val="a5"/>
      </w:rPr>
    </w:pPr>
    <w:r>
      <w:fldChar w:fldCharType="begin"/>
    </w:r>
    <w:r w:rsidR="00330F13">
      <w:rPr>
        <w:rStyle w:val="a5"/>
      </w:rPr>
      <w:instrText xml:space="preserve">PAGE  </w:instrText>
    </w:r>
    <w:r>
      <w:fldChar w:fldCharType="end"/>
    </w:r>
  </w:p>
  <w:p w:rsidR="00330F13" w:rsidRDefault="00330F13">
    <w:pPr>
      <w:pStyle w:val="a9"/>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13" w:rsidRDefault="00330F13">
    <w:pPr>
      <w:pStyle w:val="a9"/>
      <w:pBdr>
        <w:top w:val="single" w:sz="6" w:space="1" w:color="auto"/>
      </w:pBdr>
      <w:spacing w:line="320" w:lineRule="exact"/>
      <w:jc w:val="both"/>
      <w:rPr>
        <w:rStyle w:val="a5"/>
        <w:rFonts w:ascii="宋体" w:hAnsi="宋体"/>
        <w:sz w:val="21"/>
        <w:szCs w:val="21"/>
      </w:rPr>
    </w:pPr>
    <w:r>
      <w:rPr>
        <w:rFonts w:ascii="宋体" w:hAnsi="宋体" w:hint="eastAsia"/>
        <w:sz w:val="21"/>
        <w:szCs w:val="21"/>
      </w:rPr>
      <w:t>修订日期:201</w:t>
    </w:r>
    <w:r w:rsidR="00C83E66">
      <w:rPr>
        <w:rFonts w:ascii="宋体" w:hAnsi="宋体"/>
        <w:sz w:val="21"/>
        <w:szCs w:val="21"/>
      </w:rPr>
      <w:t>7</w:t>
    </w:r>
    <w:r>
      <w:rPr>
        <w:rFonts w:ascii="宋体" w:hAnsi="宋体" w:hint="eastAsia"/>
        <w:sz w:val="21"/>
        <w:szCs w:val="21"/>
      </w:rPr>
      <w:t>/0</w:t>
    </w:r>
    <w:r w:rsidR="000E18DF">
      <w:rPr>
        <w:rFonts w:ascii="宋体" w:hAnsi="宋体" w:hint="eastAsia"/>
        <w:sz w:val="21"/>
        <w:szCs w:val="21"/>
      </w:rPr>
      <w:t>8</w:t>
    </w:r>
    <w:r>
      <w:rPr>
        <w:rFonts w:ascii="宋体" w:hAnsi="宋体" w:hint="eastAsia"/>
        <w:sz w:val="21"/>
        <w:szCs w:val="21"/>
      </w:rPr>
      <w:t>/</w:t>
    </w:r>
    <w:r w:rsidR="000E18DF">
      <w:rPr>
        <w:rFonts w:ascii="宋体" w:hAnsi="宋体" w:hint="eastAsia"/>
        <w:sz w:val="21"/>
        <w:szCs w:val="21"/>
      </w:rPr>
      <w:t>08</w:t>
    </w:r>
    <w:r>
      <w:rPr>
        <w:rFonts w:ascii="宋体" w:hAnsi="宋体" w:hint="eastAsia"/>
        <w:sz w:val="21"/>
        <w:szCs w:val="21"/>
      </w:rPr>
      <w:t xml:space="preserve">                                                      章节-页</w:t>
    </w:r>
    <w:r>
      <w:rPr>
        <w:rFonts w:ascii="宋体" w:hAnsi="宋体"/>
        <w:sz w:val="21"/>
        <w:szCs w:val="21"/>
      </w:rPr>
      <w:t>:</w:t>
    </w:r>
    <w:r>
      <w:rPr>
        <w:rFonts w:ascii="宋体" w:hAnsi="宋体" w:hint="eastAsia"/>
        <w:sz w:val="21"/>
        <w:szCs w:val="21"/>
      </w:rPr>
      <w:t>07</w:t>
    </w:r>
    <w:r>
      <w:rPr>
        <w:rFonts w:ascii="宋体" w:hAnsi="宋体"/>
        <w:sz w:val="21"/>
        <w:szCs w:val="21"/>
      </w:rPr>
      <w:t>-</w:t>
    </w:r>
    <w:r w:rsidR="00731EAD">
      <w:rPr>
        <w:rFonts w:ascii="宋体" w:hAnsi="宋体"/>
        <w:sz w:val="21"/>
        <w:szCs w:val="21"/>
      </w:rPr>
      <w:fldChar w:fldCharType="begin"/>
    </w:r>
    <w:r>
      <w:rPr>
        <w:rStyle w:val="a5"/>
        <w:rFonts w:ascii="宋体" w:hAnsi="宋体"/>
        <w:sz w:val="21"/>
        <w:szCs w:val="21"/>
      </w:rPr>
      <w:instrText xml:space="preserve"> PAGE </w:instrText>
    </w:r>
    <w:r w:rsidR="00731EAD">
      <w:rPr>
        <w:rFonts w:ascii="宋体" w:hAnsi="宋体"/>
        <w:sz w:val="21"/>
        <w:szCs w:val="21"/>
      </w:rPr>
      <w:fldChar w:fldCharType="separate"/>
    </w:r>
    <w:r w:rsidR="0099636A">
      <w:rPr>
        <w:rStyle w:val="a5"/>
        <w:rFonts w:ascii="宋体" w:hAnsi="宋体"/>
        <w:noProof/>
        <w:sz w:val="21"/>
        <w:szCs w:val="21"/>
      </w:rPr>
      <w:t>1</w:t>
    </w:r>
    <w:r w:rsidR="00731EAD">
      <w:rPr>
        <w:rFonts w:ascii="宋体" w:hAnsi="宋体"/>
        <w:sz w:val="21"/>
        <w:szCs w:val="21"/>
      </w:rPr>
      <w:fldChar w:fldCharType="end"/>
    </w:r>
  </w:p>
  <w:p w:rsidR="00330F13" w:rsidRDefault="00330F13">
    <w:pPr>
      <w:pStyle w:val="a9"/>
      <w:pBdr>
        <w:top w:val="single" w:sz="6" w:space="1" w:color="auto"/>
      </w:pBdr>
      <w:spacing w:line="320" w:lineRule="exact"/>
      <w:jc w:val="both"/>
    </w:pPr>
    <w:r>
      <w:rPr>
        <w:rFonts w:ascii="宋体" w:hAnsi="宋体" w:hint="eastAsia"/>
        <w:sz w:val="21"/>
      </w:rPr>
      <w:t>版次：</w:t>
    </w:r>
    <w:r w:rsidR="000E18DF">
      <w:rPr>
        <w:rFonts w:ascii="宋体" w:hAnsi="宋体" w:hint="eastAsia"/>
        <w:sz w:val="21"/>
      </w:rPr>
      <w:t>1</w:t>
    </w:r>
    <w:r>
      <w:rPr>
        <w:rFonts w:ascii="宋体" w:hAnsi="宋体" w:hint="eastAsia"/>
        <w:sz w:val="21"/>
        <w:szCs w:val="21"/>
      </w:rPr>
      <w:t xml:space="preserve">                             BK-M-SQ-03                           修订次数：0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C4F" w:rsidRDefault="000C5C4F">
      <w:r>
        <w:separator/>
      </w:r>
    </w:p>
  </w:footnote>
  <w:footnote w:type="continuationSeparator" w:id="0">
    <w:p w:rsidR="000C5C4F" w:rsidRDefault="000C5C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13" w:rsidRDefault="00330F13">
    <w:pPr>
      <w:pStyle w:val="af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13" w:rsidRDefault="00F761D1">
    <w:pPr>
      <w:pStyle w:val="af8"/>
      <w:pBdr>
        <w:bottom w:val="single" w:sz="4" w:space="7" w:color="auto"/>
      </w:pBdr>
      <w:ind w:right="260"/>
      <w:jc w:val="right"/>
      <w:rPr>
        <w:rFonts w:eastAsia="黑体"/>
        <w:b/>
        <w:sz w:val="96"/>
      </w:rPr>
    </w:pPr>
    <w:r>
      <w:rPr>
        <w:rFonts w:ascii="黑体" w:eastAsia="黑体" w:hint="eastAsia"/>
        <w:b/>
        <w:noProof/>
        <w:sz w:val="52"/>
        <w:szCs w:val="52"/>
      </w:rPr>
      <w:drawing>
        <wp:anchor distT="0" distB="0" distL="114300" distR="114300" simplePos="0" relativeHeight="251659264" behindDoc="0" locked="0" layoutInCell="1" allowOverlap="1">
          <wp:simplePos x="0" y="0"/>
          <wp:positionH relativeFrom="column">
            <wp:posOffset>28575</wp:posOffset>
          </wp:positionH>
          <wp:positionV relativeFrom="paragraph">
            <wp:posOffset>180975</wp:posOffset>
          </wp:positionV>
          <wp:extent cx="685800" cy="657225"/>
          <wp:effectExtent l="19050" t="0" r="0" b="0"/>
          <wp:wrapSquare wrapText="bothSides"/>
          <wp:docPr id="11" name="图片 11" descr="新-大上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新-大上下"/>
                  <pic:cNvPicPr>
                    <a:picLocks noChangeAspect="1" noChangeArrowheads="1"/>
                  </pic:cNvPicPr>
                </pic:nvPicPr>
                <pic:blipFill>
                  <a:blip r:embed="rId1"/>
                  <a:srcRect l="30412" t="10667" r="34724" b="33333"/>
                  <a:stretch>
                    <a:fillRect/>
                  </a:stretch>
                </pic:blipFill>
                <pic:spPr bwMode="auto">
                  <a:xfrm>
                    <a:off x="0" y="0"/>
                    <a:ext cx="685800" cy="657225"/>
                  </a:xfrm>
                  <a:prstGeom prst="rect">
                    <a:avLst/>
                  </a:prstGeom>
                  <a:noFill/>
                  <a:ln w="9525">
                    <a:noFill/>
                    <a:miter lim="800000"/>
                    <a:headEnd/>
                    <a:tailEnd/>
                  </a:ln>
                </pic:spPr>
              </pic:pic>
            </a:graphicData>
          </a:graphic>
        </wp:anchor>
      </w:drawing>
    </w:r>
    <w:r w:rsidR="00330F13">
      <w:rPr>
        <w:rFonts w:eastAsia="黑体" w:hint="eastAsia"/>
        <w:b/>
        <w:sz w:val="52"/>
        <w:szCs w:val="52"/>
      </w:rPr>
      <w:t>维修服务品质手册</w:t>
    </w:r>
    <w:r w:rsidR="00330F13">
      <w:rPr>
        <w:rFonts w:ascii="黑体" w:eastAsia="黑体" w:hAnsi="黑体" w:hint="eastAsia"/>
        <w:b/>
        <w:sz w:val="52"/>
        <w:szCs w:val="52"/>
      </w:rPr>
      <w:t>MCC</w:t>
    </w:r>
    <w:r w:rsidR="00330F13">
      <w:rPr>
        <w:rFonts w:eastAsia="黑体" w:hint="eastAsia"/>
        <w:b/>
        <w:sz w:val="52"/>
        <w:szCs w:val="52"/>
      </w:rPr>
      <w:t>分册</w:t>
    </w:r>
    <w:r w:rsidR="005100ED">
      <w:rPr>
        <w:rFonts w:ascii="黑体" w:eastAsia="黑体"/>
        <w:b/>
        <w:sz w:val="100"/>
        <w:szCs w:val="100"/>
      </w:rPr>
      <w:t>3</w:t>
    </w:r>
    <w:r w:rsidR="00C25FEC">
      <w:rPr>
        <w:rFonts w:ascii="黑体" w:eastAsia="黑体"/>
        <w:b/>
        <w:sz w:val="100"/>
        <w:szCs w:val="100"/>
      </w:rPr>
      <w:t>1</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F13" w:rsidRDefault="00330F13">
    <w:pPr>
      <w:pStyle w:val="af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FFFFF7C"/>
    <w:lvl w:ilvl="0">
      <w:start w:val="1"/>
      <w:numFmt w:val="decimal"/>
      <w:pStyle w:val="5"/>
      <w:lvlText w:val="%1."/>
      <w:lvlJc w:val="left"/>
      <w:pPr>
        <w:tabs>
          <w:tab w:val="num" w:pos="2040"/>
        </w:tabs>
        <w:ind w:left="2040" w:hanging="360"/>
      </w:pPr>
    </w:lvl>
  </w:abstractNum>
  <w:abstractNum w:abstractNumId="1">
    <w:nsid w:val="FFFFFF7D"/>
    <w:multiLevelType w:val="singleLevel"/>
    <w:tmpl w:val="FFFFFF7D"/>
    <w:lvl w:ilvl="0">
      <w:start w:val="1"/>
      <w:numFmt w:val="decimal"/>
      <w:pStyle w:val="4"/>
      <w:lvlText w:val="%1."/>
      <w:lvlJc w:val="left"/>
      <w:pPr>
        <w:tabs>
          <w:tab w:val="num" w:pos="1620"/>
        </w:tabs>
        <w:ind w:left="1620" w:hanging="360"/>
      </w:pPr>
    </w:lvl>
  </w:abstractNum>
  <w:abstractNum w:abstractNumId="2">
    <w:nsid w:val="FFFFFF7E"/>
    <w:multiLevelType w:val="singleLevel"/>
    <w:tmpl w:val="FFFFFF7E"/>
    <w:lvl w:ilvl="0">
      <w:start w:val="1"/>
      <w:numFmt w:val="decimal"/>
      <w:pStyle w:val="3"/>
      <w:lvlText w:val="%1."/>
      <w:lvlJc w:val="left"/>
      <w:pPr>
        <w:tabs>
          <w:tab w:val="num" w:pos="1200"/>
        </w:tabs>
        <w:ind w:left="1200" w:hanging="360"/>
      </w:pPr>
    </w:lvl>
  </w:abstractNum>
  <w:abstractNum w:abstractNumId="3">
    <w:nsid w:val="FFFFFF7F"/>
    <w:multiLevelType w:val="singleLevel"/>
    <w:tmpl w:val="FFFFFF7F"/>
    <w:lvl w:ilvl="0">
      <w:start w:val="1"/>
      <w:numFmt w:val="decimal"/>
      <w:pStyle w:val="2"/>
      <w:lvlText w:val="%1."/>
      <w:lvlJc w:val="left"/>
      <w:pPr>
        <w:tabs>
          <w:tab w:val="num" w:pos="780"/>
        </w:tabs>
        <w:ind w:left="780" w:hanging="360"/>
      </w:pPr>
    </w:lvl>
  </w:abstractNum>
  <w:abstractNum w:abstractNumId="4">
    <w:nsid w:val="FFFFFF80"/>
    <w:multiLevelType w:val="singleLevel"/>
    <w:tmpl w:val="FFFFFF80"/>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FFFFFF81"/>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FFFFFF82"/>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FFFFFF83"/>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FFFFFF88"/>
    <w:lvl w:ilvl="0">
      <w:start w:val="1"/>
      <w:numFmt w:val="decimal"/>
      <w:pStyle w:val="a"/>
      <w:lvlText w:val="%1."/>
      <w:lvlJc w:val="left"/>
      <w:pPr>
        <w:tabs>
          <w:tab w:val="num" w:pos="360"/>
        </w:tabs>
        <w:ind w:left="360" w:hanging="360"/>
      </w:pPr>
    </w:lvl>
  </w:abstractNum>
  <w:abstractNum w:abstractNumId="9">
    <w:nsid w:val="FFFFFF89"/>
    <w:multiLevelType w:val="singleLevel"/>
    <w:tmpl w:val="FFFFFF89"/>
    <w:lvl w:ilvl="0">
      <w:start w:val="1"/>
      <w:numFmt w:val="bullet"/>
      <w:pStyle w:val="a0"/>
      <w:lvlText w:val=""/>
      <w:lvlJc w:val="left"/>
      <w:pPr>
        <w:tabs>
          <w:tab w:val="num" w:pos="360"/>
        </w:tabs>
        <w:ind w:left="36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6"/>
  </w:num>
  <w:num w:numId="6">
    <w:abstractNumId w:val="4"/>
  </w:num>
  <w:num w:numId="7">
    <w:abstractNumId w:val="9"/>
  </w:num>
  <w:num w:numId="8">
    <w:abstractNumId w:val="8"/>
  </w:num>
  <w:num w:numId="9">
    <w:abstractNumId w:val="7"/>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ttachedTemplate r:id="rId1"/>
  <w:stylePaneFormatFilter w:val="3F01"/>
  <w:trackRevisions/>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F8170B"/>
    <w:rsid w:val="00052BBC"/>
    <w:rsid w:val="0005601A"/>
    <w:rsid w:val="00057284"/>
    <w:rsid w:val="00070A22"/>
    <w:rsid w:val="00080295"/>
    <w:rsid w:val="00092A49"/>
    <w:rsid w:val="000B2CC8"/>
    <w:rsid w:val="000C5C4F"/>
    <w:rsid w:val="000D48E9"/>
    <w:rsid w:val="000E18DF"/>
    <w:rsid w:val="000E5A4A"/>
    <w:rsid w:val="000F5103"/>
    <w:rsid w:val="001108A8"/>
    <w:rsid w:val="00145AD5"/>
    <w:rsid w:val="0014748E"/>
    <w:rsid w:val="00161A6B"/>
    <w:rsid w:val="00173ADB"/>
    <w:rsid w:val="00173FE2"/>
    <w:rsid w:val="001750E1"/>
    <w:rsid w:val="00177199"/>
    <w:rsid w:val="00186937"/>
    <w:rsid w:val="001A44CC"/>
    <w:rsid w:val="001E105C"/>
    <w:rsid w:val="00213B7B"/>
    <w:rsid w:val="00217B74"/>
    <w:rsid w:val="002331E2"/>
    <w:rsid w:val="002528C3"/>
    <w:rsid w:val="00255BAE"/>
    <w:rsid w:val="002930D7"/>
    <w:rsid w:val="002A7BDE"/>
    <w:rsid w:val="002C2297"/>
    <w:rsid w:val="002C4A0A"/>
    <w:rsid w:val="002F1390"/>
    <w:rsid w:val="00330F13"/>
    <w:rsid w:val="00345449"/>
    <w:rsid w:val="003504FC"/>
    <w:rsid w:val="00370FBC"/>
    <w:rsid w:val="00382DF2"/>
    <w:rsid w:val="00387C7F"/>
    <w:rsid w:val="003D6AD7"/>
    <w:rsid w:val="003F2902"/>
    <w:rsid w:val="004114FC"/>
    <w:rsid w:val="00435E97"/>
    <w:rsid w:val="00454D0E"/>
    <w:rsid w:val="004A09C2"/>
    <w:rsid w:val="004B0F18"/>
    <w:rsid w:val="004D7545"/>
    <w:rsid w:val="004E67B2"/>
    <w:rsid w:val="005100ED"/>
    <w:rsid w:val="005441A2"/>
    <w:rsid w:val="00544CF4"/>
    <w:rsid w:val="00560BE8"/>
    <w:rsid w:val="00572970"/>
    <w:rsid w:val="005800A3"/>
    <w:rsid w:val="00594CCF"/>
    <w:rsid w:val="005A629E"/>
    <w:rsid w:val="005B68D3"/>
    <w:rsid w:val="005E20DD"/>
    <w:rsid w:val="00616F60"/>
    <w:rsid w:val="006224B5"/>
    <w:rsid w:val="00715A07"/>
    <w:rsid w:val="00731EAD"/>
    <w:rsid w:val="00744FB6"/>
    <w:rsid w:val="00762D13"/>
    <w:rsid w:val="007A4423"/>
    <w:rsid w:val="007B2C96"/>
    <w:rsid w:val="007C6C26"/>
    <w:rsid w:val="007E60A5"/>
    <w:rsid w:val="007F262F"/>
    <w:rsid w:val="007F7795"/>
    <w:rsid w:val="00812BF5"/>
    <w:rsid w:val="00870C49"/>
    <w:rsid w:val="008A4B43"/>
    <w:rsid w:val="008C0DDD"/>
    <w:rsid w:val="008D3671"/>
    <w:rsid w:val="008D6825"/>
    <w:rsid w:val="0099636A"/>
    <w:rsid w:val="009A469D"/>
    <w:rsid w:val="009D19B9"/>
    <w:rsid w:val="009F5B01"/>
    <w:rsid w:val="00A01D4E"/>
    <w:rsid w:val="00A33759"/>
    <w:rsid w:val="00A377F9"/>
    <w:rsid w:val="00A46D7F"/>
    <w:rsid w:val="00A56BED"/>
    <w:rsid w:val="00A9103B"/>
    <w:rsid w:val="00A92254"/>
    <w:rsid w:val="00A94272"/>
    <w:rsid w:val="00A967BF"/>
    <w:rsid w:val="00AF3961"/>
    <w:rsid w:val="00B62ABE"/>
    <w:rsid w:val="00B74BF5"/>
    <w:rsid w:val="00B926AC"/>
    <w:rsid w:val="00B92EC3"/>
    <w:rsid w:val="00B96777"/>
    <w:rsid w:val="00BC1721"/>
    <w:rsid w:val="00BD16C7"/>
    <w:rsid w:val="00BF76F7"/>
    <w:rsid w:val="00C03EC6"/>
    <w:rsid w:val="00C043D6"/>
    <w:rsid w:val="00C16F1A"/>
    <w:rsid w:val="00C25FEC"/>
    <w:rsid w:val="00C35334"/>
    <w:rsid w:val="00C56D4F"/>
    <w:rsid w:val="00C83E66"/>
    <w:rsid w:val="00D34834"/>
    <w:rsid w:val="00D413C6"/>
    <w:rsid w:val="00D43D01"/>
    <w:rsid w:val="00D46F29"/>
    <w:rsid w:val="00D8173B"/>
    <w:rsid w:val="00D94622"/>
    <w:rsid w:val="00D94F17"/>
    <w:rsid w:val="00DC758B"/>
    <w:rsid w:val="00DD4F60"/>
    <w:rsid w:val="00DD5A93"/>
    <w:rsid w:val="00E265A5"/>
    <w:rsid w:val="00E50580"/>
    <w:rsid w:val="00EC1D32"/>
    <w:rsid w:val="00ED2E12"/>
    <w:rsid w:val="00EE2A56"/>
    <w:rsid w:val="00F156D5"/>
    <w:rsid w:val="00F27508"/>
    <w:rsid w:val="00F6515C"/>
    <w:rsid w:val="00F6733D"/>
    <w:rsid w:val="00F761D1"/>
    <w:rsid w:val="00F76F47"/>
    <w:rsid w:val="00F8170B"/>
    <w:rsid w:val="00F91F22"/>
    <w:rsid w:val="00FB0C0F"/>
    <w:rsid w:val="13D770AA"/>
    <w:rsid w:val="54151A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82DF2"/>
    <w:pPr>
      <w:widowControl w:val="0"/>
      <w:jc w:val="both"/>
    </w:pPr>
    <w:rPr>
      <w:kern w:val="2"/>
      <w:sz w:val="21"/>
    </w:rPr>
  </w:style>
  <w:style w:type="paragraph" w:styleId="1">
    <w:name w:val="heading 1"/>
    <w:basedOn w:val="a1"/>
    <w:next w:val="a1"/>
    <w:qFormat/>
    <w:rsid w:val="00382DF2"/>
    <w:pPr>
      <w:keepNext/>
      <w:spacing w:line="480" w:lineRule="atLeast"/>
      <w:outlineLvl w:val="0"/>
    </w:pPr>
    <w:rPr>
      <w:rFonts w:ascii="宋体"/>
      <w:sz w:val="28"/>
    </w:rPr>
  </w:style>
  <w:style w:type="paragraph" w:styleId="21">
    <w:name w:val="heading 2"/>
    <w:basedOn w:val="a1"/>
    <w:next w:val="a1"/>
    <w:qFormat/>
    <w:rsid w:val="00382DF2"/>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qFormat/>
    <w:rsid w:val="00382DF2"/>
    <w:pPr>
      <w:keepNext/>
      <w:keepLines/>
      <w:spacing w:before="260" w:after="260" w:line="416" w:lineRule="auto"/>
      <w:outlineLvl w:val="2"/>
    </w:pPr>
    <w:rPr>
      <w:b/>
      <w:bCs/>
      <w:sz w:val="32"/>
      <w:szCs w:val="32"/>
    </w:rPr>
  </w:style>
  <w:style w:type="paragraph" w:styleId="41">
    <w:name w:val="heading 4"/>
    <w:basedOn w:val="a1"/>
    <w:next w:val="a1"/>
    <w:qFormat/>
    <w:rsid w:val="00382DF2"/>
    <w:pPr>
      <w:keepNext/>
      <w:keepLines/>
      <w:spacing w:before="280" w:after="290" w:line="376" w:lineRule="auto"/>
      <w:outlineLvl w:val="3"/>
    </w:pPr>
    <w:rPr>
      <w:rFonts w:ascii="Arial" w:eastAsia="黑体" w:hAnsi="Arial"/>
      <w:b/>
      <w:bCs/>
      <w:sz w:val="28"/>
      <w:szCs w:val="28"/>
    </w:rPr>
  </w:style>
  <w:style w:type="paragraph" w:styleId="51">
    <w:name w:val="heading 5"/>
    <w:basedOn w:val="a1"/>
    <w:next w:val="a1"/>
    <w:qFormat/>
    <w:rsid w:val="00382DF2"/>
    <w:pPr>
      <w:keepNext/>
      <w:keepLines/>
      <w:spacing w:before="280" w:after="290" w:line="376" w:lineRule="auto"/>
      <w:outlineLvl w:val="4"/>
    </w:pPr>
    <w:rPr>
      <w:b/>
      <w:bCs/>
      <w:sz w:val="28"/>
      <w:szCs w:val="28"/>
    </w:rPr>
  </w:style>
  <w:style w:type="paragraph" w:styleId="6">
    <w:name w:val="heading 6"/>
    <w:basedOn w:val="a1"/>
    <w:next w:val="a1"/>
    <w:qFormat/>
    <w:rsid w:val="00382DF2"/>
    <w:pPr>
      <w:keepNext/>
      <w:keepLines/>
      <w:spacing w:before="240" w:after="64" w:line="320" w:lineRule="auto"/>
      <w:outlineLvl w:val="5"/>
    </w:pPr>
    <w:rPr>
      <w:rFonts w:ascii="Arial" w:eastAsia="黑体" w:hAnsi="Arial"/>
      <w:b/>
      <w:bCs/>
      <w:sz w:val="24"/>
      <w:szCs w:val="24"/>
    </w:rPr>
  </w:style>
  <w:style w:type="paragraph" w:styleId="7">
    <w:name w:val="heading 7"/>
    <w:basedOn w:val="a1"/>
    <w:next w:val="a1"/>
    <w:qFormat/>
    <w:rsid w:val="00382DF2"/>
    <w:pPr>
      <w:keepNext/>
      <w:keepLines/>
      <w:spacing w:before="240" w:after="64" w:line="320" w:lineRule="auto"/>
      <w:outlineLvl w:val="6"/>
    </w:pPr>
    <w:rPr>
      <w:b/>
      <w:bCs/>
      <w:sz w:val="24"/>
      <w:szCs w:val="24"/>
    </w:rPr>
  </w:style>
  <w:style w:type="paragraph" w:styleId="8">
    <w:name w:val="heading 8"/>
    <w:basedOn w:val="a1"/>
    <w:next w:val="a1"/>
    <w:qFormat/>
    <w:rsid w:val="00382DF2"/>
    <w:pPr>
      <w:keepNext/>
      <w:keepLines/>
      <w:spacing w:before="240" w:after="64" w:line="320" w:lineRule="auto"/>
      <w:outlineLvl w:val="7"/>
    </w:pPr>
    <w:rPr>
      <w:rFonts w:ascii="Arial" w:eastAsia="黑体" w:hAnsi="Arial"/>
      <w:sz w:val="24"/>
      <w:szCs w:val="24"/>
    </w:rPr>
  </w:style>
  <w:style w:type="paragraph" w:styleId="9">
    <w:name w:val="heading 9"/>
    <w:basedOn w:val="a1"/>
    <w:next w:val="a1"/>
    <w:qFormat/>
    <w:rsid w:val="00382DF2"/>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382DF2"/>
  </w:style>
  <w:style w:type="paragraph" w:styleId="32">
    <w:name w:val="Body Text 3"/>
    <w:basedOn w:val="a1"/>
    <w:rsid w:val="00382DF2"/>
    <w:pPr>
      <w:jc w:val="center"/>
    </w:pPr>
    <w:rPr>
      <w:sz w:val="24"/>
    </w:rPr>
  </w:style>
  <w:style w:type="paragraph" w:styleId="a6">
    <w:name w:val="index heading"/>
    <w:basedOn w:val="a1"/>
    <w:next w:val="10"/>
    <w:semiHidden/>
    <w:rsid w:val="00382DF2"/>
    <w:rPr>
      <w:rFonts w:ascii="Arial" w:hAnsi="Arial" w:cs="Arial"/>
      <w:b/>
      <w:bCs/>
    </w:rPr>
  </w:style>
  <w:style w:type="paragraph" w:styleId="a7">
    <w:name w:val="toa heading"/>
    <w:basedOn w:val="a1"/>
    <w:next w:val="a1"/>
    <w:semiHidden/>
    <w:rsid w:val="00382DF2"/>
    <w:pPr>
      <w:spacing w:before="120"/>
    </w:pPr>
    <w:rPr>
      <w:rFonts w:ascii="Arial" w:hAnsi="Arial" w:cs="Arial"/>
      <w:sz w:val="24"/>
      <w:szCs w:val="24"/>
    </w:rPr>
  </w:style>
  <w:style w:type="paragraph" w:styleId="a8">
    <w:name w:val="Signature"/>
    <w:basedOn w:val="a1"/>
    <w:rsid w:val="00382DF2"/>
    <w:pPr>
      <w:ind w:leftChars="2100" w:left="100"/>
    </w:pPr>
  </w:style>
  <w:style w:type="paragraph" w:styleId="52">
    <w:name w:val="index 5"/>
    <w:basedOn w:val="a1"/>
    <w:next w:val="a1"/>
    <w:semiHidden/>
    <w:rsid w:val="00382DF2"/>
    <w:pPr>
      <w:ind w:leftChars="800" w:left="800"/>
    </w:pPr>
  </w:style>
  <w:style w:type="paragraph" w:styleId="a9">
    <w:name w:val="footer"/>
    <w:basedOn w:val="a1"/>
    <w:rsid w:val="00382DF2"/>
    <w:pPr>
      <w:tabs>
        <w:tab w:val="center" w:pos="4153"/>
        <w:tab w:val="right" w:pos="8306"/>
      </w:tabs>
      <w:snapToGrid w:val="0"/>
      <w:jc w:val="left"/>
    </w:pPr>
    <w:rPr>
      <w:sz w:val="18"/>
      <w:szCs w:val="18"/>
    </w:rPr>
  </w:style>
  <w:style w:type="paragraph" w:styleId="10">
    <w:name w:val="index 1"/>
    <w:basedOn w:val="a1"/>
    <w:next w:val="a1"/>
    <w:semiHidden/>
    <w:rsid w:val="00382DF2"/>
  </w:style>
  <w:style w:type="paragraph" w:styleId="aa">
    <w:name w:val="E-mail Signature"/>
    <w:basedOn w:val="a1"/>
    <w:rsid w:val="00382DF2"/>
  </w:style>
  <w:style w:type="paragraph" w:styleId="22">
    <w:name w:val="Body Text Indent 2"/>
    <w:basedOn w:val="a1"/>
    <w:rsid w:val="00382DF2"/>
    <w:pPr>
      <w:spacing w:after="120" w:line="480" w:lineRule="auto"/>
      <w:ind w:leftChars="200" w:left="420"/>
    </w:pPr>
  </w:style>
  <w:style w:type="paragraph" w:styleId="ab">
    <w:name w:val="Message Header"/>
    <w:basedOn w:val="a1"/>
    <w:rsid w:val="00382DF2"/>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c">
    <w:name w:val="macro"/>
    <w:semiHidden/>
    <w:rsid w:val="00382DF2"/>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4">
    <w:name w:val="List Number 4"/>
    <w:basedOn w:val="a1"/>
    <w:rsid w:val="00382DF2"/>
    <w:pPr>
      <w:numPr>
        <w:numId w:val="1"/>
      </w:numPr>
      <w:tabs>
        <w:tab w:val="left" w:pos="1620"/>
      </w:tabs>
    </w:pPr>
  </w:style>
  <w:style w:type="paragraph" w:styleId="90">
    <w:name w:val="toc 9"/>
    <w:basedOn w:val="a1"/>
    <w:next w:val="a1"/>
    <w:semiHidden/>
    <w:rsid w:val="00382DF2"/>
    <w:pPr>
      <w:ind w:leftChars="1600" w:left="3360"/>
    </w:pPr>
  </w:style>
  <w:style w:type="paragraph" w:styleId="70">
    <w:name w:val="toc 7"/>
    <w:basedOn w:val="a1"/>
    <w:next w:val="a1"/>
    <w:semiHidden/>
    <w:rsid w:val="00382DF2"/>
    <w:pPr>
      <w:ind w:leftChars="1200" w:left="2520"/>
    </w:pPr>
  </w:style>
  <w:style w:type="paragraph" w:styleId="53">
    <w:name w:val="toc 5"/>
    <w:basedOn w:val="a1"/>
    <w:next w:val="a1"/>
    <w:semiHidden/>
    <w:rsid w:val="00382DF2"/>
    <w:pPr>
      <w:ind w:leftChars="800" w:left="1680"/>
    </w:pPr>
  </w:style>
  <w:style w:type="paragraph" w:styleId="71">
    <w:name w:val="index 7"/>
    <w:basedOn w:val="a1"/>
    <w:next w:val="a1"/>
    <w:semiHidden/>
    <w:rsid w:val="00382DF2"/>
    <w:pPr>
      <w:ind w:leftChars="1200" w:left="1200"/>
    </w:pPr>
  </w:style>
  <w:style w:type="paragraph" w:styleId="ad">
    <w:name w:val="Block Text"/>
    <w:basedOn w:val="a1"/>
    <w:rsid w:val="00382DF2"/>
    <w:pPr>
      <w:spacing w:after="120"/>
      <w:ind w:leftChars="700" w:left="1440" w:rightChars="700" w:right="1440"/>
    </w:pPr>
  </w:style>
  <w:style w:type="paragraph" w:styleId="ae">
    <w:name w:val="footnote text"/>
    <w:basedOn w:val="a1"/>
    <w:semiHidden/>
    <w:rsid w:val="00382DF2"/>
    <w:pPr>
      <w:snapToGrid w:val="0"/>
      <w:jc w:val="left"/>
    </w:pPr>
    <w:rPr>
      <w:sz w:val="18"/>
      <w:szCs w:val="18"/>
    </w:rPr>
  </w:style>
  <w:style w:type="paragraph" w:styleId="af">
    <w:name w:val="Body Text Indent"/>
    <w:basedOn w:val="a1"/>
    <w:rsid w:val="00382DF2"/>
    <w:pPr>
      <w:spacing w:after="120"/>
      <w:ind w:leftChars="200" w:left="420"/>
    </w:pPr>
  </w:style>
  <w:style w:type="paragraph" w:styleId="60">
    <w:name w:val="index 6"/>
    <w:basedOn w:val="a1"/>
    <w:next w:val="a1"/>
    <w:semiHidden/>
    <w:rsid w:val="00382DF2"/>
    <w:pPr>
      <w:ind w:leftChars="1000" w:left="1000"/>
    </w:pPr>
  </w:style>
  <w:style w:type="paragraph" w:styleId="42">
    <w:name w:val="List Continue 4"/>
    <w:basedOn w:val="a1"/>
    <w:rsid w:val="00382DF2"/>
    <w:pPr>
      <w:spacing w:after="120"/>
      <w:ind w:leftChars="800" w:left="1680"/>
    </w:pPr>
  </w:style>
  <w:style w:type="paragraph" w:styleId="af0">
    <w:name w:val="envelope address"/>
    <w:basedOn w:val="a1"/>
    <w:rsid w:val="00382DF2"/>
    <w:pPr>
      <w:framePr w:w="7920" w:h="1980" w:hRule="exact" w:hSpace="180" w:wrap="around" w:hAnchor="page" w:xAlign="center" w:yAlign="bottom"/>
      <w:snapToGrid w:val="0"/>
      <w:ind w:leftChars="1400" w:left="100"/>
    </w:pPr>
    <w:rPr>
      <w:rFonts w:ascii="Arial" w:hAnsi="Arial" w:cs="Arial"/>
      <w:sz w:val="24"/>
      <w:szCs w:val="24"/>
    </w:rPr>
  </w:style>
  <w:style w:type="paragraph" w:styleId="23">
    <w:name w:val="Body Text First Indent 2"/>
    <w:basedOn w:val="af"/>
    <w:rsid w:val="00382DF2"/>
    <w:pPr>
      <w:ind w:firstLineChars="200" w:firstLine="420"/>
    </w:pPr>
  </w:style>
  <w:style w:type="paragraph" w:styleId="af1">
    <w:name w:val="Title"/>
    <w:basedOn w:val="a1"/>
    <w:qFormat/>
    <w:rsid w:val="00382DF2"/>
    <w:pPr>
      <w:spacing w:before="240" w:after="60"/>
      <w:jc w:val="center"/>
      <w:outlineLvl w:val="0"/>
    </w:pPr>
    <w:rPr>
      <w:rFonts w:ascii="Arial" w:hAnsi="Arial" w:cs="Arial"/>
      <w:b/>
      <w:bCs/>
      <w:sz w:val="32"/>
      <w:szCs w:val="32"/>
    </w:rPr>
  </w:style>
  <w:style w:type="paragraph" w:styleId="af2">
    <w:name w:val="Normal Indent"/>
    <w:basedOn w:val="a1"/>
    <w:rsid w:val="00382DF2"/>
    <w:pPr>
      <w:ind w:firstLineChars="200" w:firstLine="420"/>
    </w:pPr>
  </w:style>
  <w:style w:type="paragraph" w:styleId="54">
    <w:name w:val="List Continue 5"/>
    <w:basedOn w:val="a1"/>
    <w:rsid w:val="00382DF2"/>
    <w:pPr>
      <w:spacing w:after="120"/>
      <w:ind w:leftChars="1000" w:left="2100"/>
    </w:pPr>
  </w:style>
  <w:style w:type="paragraph" w:styleId="af3">
    <w:name w:val="Normal (Web)"/>
    <w:basedOn w:val="a1"/>
    <w:rsid w:val="00382DF2"/>
    <w:rPr>
      <w:sz w:val="24"/>
      <w:szCs w:val="24"/>
    </w:rPr>
  </w:style>
  <w:style w:type="paragraph" w:styleId="40">
    <w:name w:val="List Bullet 4"/>
    <w:basedOn w:val="a1"/>
    <w:rsid w:val="00382DF2"/>
    <w:pPr>
      <w:numPr>
        <w:numId w:val="2"/>
      </w:numPr>
      <w:tabs>
        <w:tab w:val="left" w:pos="1620"/>
      </w:tabs>
    </w:pPr>
  </w:style>
  <w:style w:type="paragraph" w:styleId="33">
    <w:name w:val="index 3"/>
    <w:basedOn w:val="a1"/>
    <w:next w:val="a1"/>
    <w:semiHidden/>
    <w:rsid w:val="00382DF2"/>
    <w:pPr>
      <w:ind w:leftChars="400" w:left="400"/>
    </w:pPr>
  </w:style>
  <w:style w:type="paragraph" w:styleId="43">
    <w:name w:val="List 4"/>
    <w:basedOn w:val="a1"/>
    <w:rsid w:val="00382DF2"/>
    <w:pPr>
      <w:ind w:leftChars="600" w:left="100" w:hangingChars="200" w:hanging="200"/>
    </w:pPr>
  </w:style>
  <w:style w:type="paragraph" w:styleId="2">
    <w:name w:val="List Number 2"/>
    <w:basedOn w:val="a1"/>
    <w:rsid w:val="00382DF2"/>
    <w:pPr>
      <w:numPr>
        <w:numId w:val="3"/>
      </w:numPr>
      <w:tabs>
        <w:tab w:val="left" w:pos="780"/>
      </w:tabs>
    </w:pPr>
  </w:style>
  <w:style w:type="paragraph" w:styleId="af4">
    <w:name w:val="Plain Text"/>
    <w:basedOn w:val="a1"/>
    <w:rsid w:val="00382DF2"/>
    <w:rPr>
      <w:rFonts w:ascii="宋体" w:hAnsi="Courier New" w:cs="Courier New"/>
      <w:szCs w:val="21"/>
    </w:rPr>
  </w:style>
  <w:style w:type="paragraph" w:styleId="af5">
    <w:name w:val="table of figures"/>
    <w:basedOn w:val="a1"/>
    <w:next w:val="a1"/>
    <w:semiHidden/>
    <w:rsid w:val="00382DF2"/>
    <w:pPr>
      <w:ind w:leftChars="200" w:left="200" w:hangingChars="200" w:hanging="200"/>
    </w:pPr>
  </w:style>
  <w:style w:type="paragraph" w:styleId="34">
    <w:name w:val="List 3"/>
    <w:basedOn w:val="a1"/>
    <w:rsid w:val="00382DF2"/>
    <w:pPr>
      <w:ind w:leftChars="400" w:left="100" w:hangingChars="200" w:hanging="200"/>
    </w:pPr>
  </w:style>
  <w:style w:type="paragraph" w:styleId="HTML">
    <w:name w:val="HTML Address"/>
    <w:basedOn w:val="a1"/>
    <w:rsid w:val="00382DF2"/>
    <w:rPr>
      <w:i/>
      <w:iCs/>
    </w:rPr>
  </w:style>
  <w:style w:type="paragraph" w:styleId="55">
    <w:name w:val="List 5"/>
    <w:basedOn w:val="a1"/>
    <w:rsid w:val="00382DF2"/>
    <w:pPr>
      <w:ind w:leftChars="800" w:left="100" w:hangingChars="200" w:hanging="200"/>
    </w:pPr>
  </w:style>
  <w:style w:type="paragraph" w:styleId="24">
    <w:name w:val="List 2"/>
    <w:basedOn w:val="a1"/>
    <w:rsid w:val="00382DF2"/>
    <w:pPr>
      <w:ind w:leftChars="200" w:left="100" w:hangingChars="200" w:hanging="200"/>
    </w:pPr>
  </w:style>
  <w:style w:type="paragraph" w:styleId="5">
    <w:name w:val="List Number 5"/>
    <w:basedOn w:val="a1"/>
    <w:rsid w:val="00382DF2"/>
    <w:pPr>
      <w:numPr>
        <w:numId w:val="4"/>
      </w:numPr>
      <w:tabs>
        <w:tab w:val="left" w:pos="2040"/>
      </w:tabs>
    </w:pPr>
  </w:style>
  <w:style w:type="paragraph" w:styleId="30">
    <w:name w:val="List Bullet 3"/>
    <w:basedOn w:val="a1"/>
    <w:rsid w:val="00382DF2"/>
    <w:pPr>
      <w:numPr>
        <w:numId w:val="5"/>
      </w:numPr>
      <w:tabs>
        <w:tab w:val="left" w:pos="1200"/>
      </w:tabs>
    </w:pPr>
  </w:style>
  <w:style w:type="paragraph" w:styleId="af6">
    <w:name w:val="Salutation"/>
    <w:basedOn w:val="a1"/>
    <w:next w:val="a1"/>
    <w:rsid w:val="00382DF2"/>
  </w:style>
  <w:style w:type="paragraph" w:styleId="44">
    <w:name w:val="toc 4"/>
    <w:basedOn w:val="a1"/>
    <w:next w:val="a1"/>
    <w:semiHidden/>
    <w:rsid w:val="00382DF2"/>
    <w:pPr>
      <w:ind w:leftChars="600" w:left="1260"/>
    </w:pPr>
  </w:style>
  <w:style w:type="paragraph" w:styleId="af7">
    <w:name w:val="Document Map"/>
    <w:basedOn w:val="a1"/>
    <w:semiHidden/>
    <w:rsid w:val="00382DF2"/>
    <w:pPr>
      <w:shd w:val="clear" w:color="auto" w:fill="000080"/>
    </w:pPr>
  </w:style>
  <w:style w:type="paragraph" w:styleId="af8">
    <w:name w:val="header"/>
    <w:basedOn w:val="a1"/>
    <w:rsid w:val="00382DF2"/>
    <w:pPr>
      <w:pBdr>
        <w:bottom w:val="single" w:sz="6" w:space="1" w:color="auto"/>
      </w:pBdr>
      <w:tabs>
        <w:tab w:val="center" w:pos="4153"/>
        <w:tab w:val="right" w:pos="8306"/>
      </w:tabs>
      <w:snapToGrid w:val="0"/>
      <w:jc w:val="center"/>
    </w:pPr>
    <w:rPr>
      <w:sz w:val="18"/>
      <w:szCs w:val="18"/>
    </w:rPr>
  </w:style>
  <w:style w:type="paragraph" w:styleId="af9">
    <w:name w:val="caption"/>
    <w:basedOn w:val="a1"/>
    <w:next w:val="a1"/>
    <w:qFormat/>
    <w:rsid w:val="00382DF2"/>
    <w:rPr>
      <w:rFonts w:ascii="Arial" w:eastAsia="黑体" w:hAnsi="Arial" w:cs="Arial"/>
      <w:sz w:val="20"/>
    </w:rPr>
  </w:style>
  <w:style w:type="paragraph" w:styleId="afa">
    <w:name w:val="Balloon Text"/>
    <w:basedOn w:val="a1"/>
    <w:semiHidden/>
    <w:rsid w:val="00382DF2"/>
    <w:rPr>
      <w:sz w:val="18"/>
      <w:szCs w:val="18"/>
    </w:rPr>
  </w:style>
  <w:style w:type="paragraph" w:styleId="35">
    <w:name w:val="List Continue 3"/>
    <w:basedOn w:val="a1"/>
    <w:rsid w:val="00382DF2"/>
    <w:pPr>
      <w:spacing w:after="120"/>
      <w:ind w:leftChars="600" w:left="1260"/>
    </w:pPr>
  </w:style>
  <w:style w:type="paragraph" w:styleId="80">
    <w:name w:val="index 8"/>
    <w:basedOn w:val="a1"/>
    <w:next w:val="a1"/>
    <w:semiHidden/>
    <w:rsid w:val="00382DF2"/>
    <w:pPr>
      <w:ind w:leftChars="1400" w:left="1400"/>
    </w:pPr>
  </w:style>
  <w:style w:type="paragraph" w:styleId="afb">
    <w:name w:val="Date"/>
    <w:basedOn w:val="a1"/>
    <w:next w:val="a1"/>
    <w:rsid w:val="00382DF2"/>
    <w:pPr>
      <w:ind w:leftChars="2500" w:left="100"/>
    </w:pPr>
  </w:style>
  <w:style w:type="paragraph" w:styleId="25">
    <w:name w:val="List Continue 2"/>
    <w:basedOn w:val="a1"/>
    <w:rsid w:val="00382DF2"/>
    <w:pPr>
      <w:spacing w:after="120"/>
      <w:ind w:leftChars="400" w:left="840"/>
    </w:pPr>
  </w:style>
  <w:style w:type="paragraph" w:styleId="afc">
    <w:name w:val="table of authorities"/>
    <w:basedOn w:val="a1"/>
    <w:next w:val="a1"/>
    <w:semiHidden/>
    <w:rsid w:val="00382DF2"/>
    <w:pPr>
      <w:ind w:leftChars="200" w:left="420"/>
    </w:pPr>
  </w:style>
  <w:style w:type="paragraph" w:styleId="50">
    <w:name w:val="List Bullet 5"/>
    <w:basedOn w:val="a1"/>
    <w:rsid w:val="00382DF2"/>
    <w:pPr>
      <w:numPr>
        <w:numId w:val="6"/>
      </w:numPr>
      <w:tabs>
        <w:tab w:val="left" w:pos="2040"/>
      </w:tabs>
    </w:pPr>
  </w:style>
  <w:style w:type="paragraph" w:styleId="26">
    <w:name w:val="toc 2"/>
    <w:basedOn w:val="a1"/>
    <w:next w:val="a1"/>
    <w:semiHidden/>
    <w:rsid w:val="00382DF2"/>
    <w:pPr>
      <w:ind w:leftChars="200" w:left="420"/>
    </w:pPr>
  </w:style>
  <w:style w:type="paragraph" w:styleId="afd">
    <w:name w:val="annotation subject"/>
    <w:basedOn w:val="afe"/>
    <w:next w:val="afe"/>
    <w:semiHidden/>
    <w:rsid w:val="00382DF2"/>
    <w:rPr>
      <w:b/>
      <w:bCs/>
    </w:rPr>
  </w:style>
  <w:style w:type="paragraph" w:styleId="45">
    <w:name w:val="index 4"/>
    <w:basedOn w:val="a1"/>
    <w:next w:val="a1"/>
    <w:semiHidden/>
    <w:rsid w:val="00382DF2"/>
    <w:pPr>
      <w:ind w:leftChars="600" w:left="600"/>
    </w:pPr>
  </w:style>
  <w:style w:type="paragraph" w:styleId="36">
    <w:name w:val="Body Text Indent 3"/>
    <w:basedOn w:val="a1"/>
    <w:rsid w:val="00382DF2"/>
    <w:pPr>
      <w:spacing w:after="120"/>
      <w:ind w:leftChars="200" w:left="420"/>
    </w:pPr>
    <w:rPr>
      <w:sz w:val="16"/>
      <w:szCs w:val="16"/>
    </w:rPr>
  </w:style>
  <w:style w:type="paragraph" w:styleId="aff">
    <w:name w:val="List Continue"/>
    <w:basedOn w:val="a1"/>
    <w:rsid w:val="00382DF2"/>
    <w:pPr>
      <w:spacing w:after="120"/>
      <w:ind w:leftChars="200" w:left="420"/>
    </w:pPr>
  </w:style>
  <w:style w:type="paragraph" w:styleId="aff0">
    <w:name w:val="List"/>
    <w:basedOn w:val="a1"/>
    <w:rsid w:val="00382DF2"/>
    <w:pPr>
      <w:ind w:left="200" w:hangingChars="200" w:hanging="200"/>
    </w:pPr>
  </w:style>
  <w:style w:type="paragraph" w:styleId="aff1">
    <w:name w:val="Body Text"/>
    <w:basedOn w:val="a1"/>
    <w:rsid w:val="00382DF2"/>
    <w:rPr>
      <w:b/>
      <w:sz w:val="28"/>
    </w:rPr>
  </w:style>
  <w:style w:type="paragraph" w:styleId="afe">
    <w:name w:val="annotation text"/>
    <w:basedOn w:val="a1"/>
    <w:semiHidden/>
    <w:rsid w:val="00382DF2"/>
    <w:pPr>
      <w:jc w:val="left"/>
    </w:pPr>
  </w:style>
  <w:style w:type="paragraph" w:styleId="11">
    <w:name w:val="toc 1"/>
    <w:basedOn w:val="a1"/>
    <w:next w:val="a1"/>
    <w:semiHidden/>
    <w:rsid w:val="00382DF2"/>
  </w:style>
  <w:style w:type="paragraph" w:styleId="a0">
    <w:name w:val="List Bullet"/>
    <w:basedOn w:val="a1"/>
    <w:rsid w:val="00382DF2"/>
    <w:pPr>
      <w:numPr>
        <w:numId w:val="7"/>
      </w:numPr>
      <w:tabs>
        <w:tab w:val="left" w:pos="360"/>
      </w:tabs>
    </w:pPr>
  </w:style>
  <w:style w:type="paragraph" w:styleId="aff2">
    <w:name w:val="envelope return"/>
    <w:basedOn w:val="a1"/>
    <w:rsid w:val="00382DF2"/>
    <w:pPr>
      <w:snapToGrid w:val="0"/>
    </w:pPr>
    <w:rPr>
      <w:rFonts w:ascii="Arial" w:hAnsi="Arial" w:cs="Arial"/>
    </w:rPr>
  </w:style>
  <w:style w:type="paragraph" w:styleId="27">
    <w:name w:val="index 2"/>
    <w:basedOn w:val="a1"/>
    <w:next w:val="a1"/>
    <w:semiHidden/>
    <w:rsid w:val="00382DF2"/>
    <w:pPr>
      <w:ind w:leftChars="200" w:left="200"/>
    </w:pPr>
  </w:style>
  <w:style w:type="paragraph" w:styleId="a">
    <w:name w:val="List Number"/>
    <w:basedOn w:val="a1"/>
    <w:rsid w:val="00382DF2"/>
    <w:pPr>
      <w:numPr>
        <w:numId w:val="8"/>
      </w:numPr>
      <w:tabs>
        <w:tab w:val="left" w:pos="360"/>
      </w:tabs>
    </w:pPr>
  </w:style>
  <w:style w:type="paragraph" w:styleId="aff3">
    <w:name w:val="endnote text"/>
    <w:basedOn w:val="a1"/>
    <w:semiHidden/>
    <w:rsid w:val="00382DF2"/>
    <w:pPr>
      <w:snapToGrid w:val="0"/>
      <w:jc w:val="left"/>
    </w:pPr>
  </w:style>
  <w:style w:type="paragraph" w:styleId="HTML0">
    <w:name w:val="HTML Preformatted"/>
    <w:basedOn w:val="a1"/>
    <w:rsid w:val="00382DF2"/>
    <w:rPr>
      <w:rFonts w:ascii="Courier New" w:hAnsi="Courier New" w:cs="Courier New"/>
      <w:sz w:val="20"/>
    </w:rPr>
  </w:style>
  <w:style w:type="paragraph" w:styleId="aff4">
    <w:name w:val="Note Heading"/>
    <w:basedOn w:val="a1"/>
    <w:next w:val="a1"/>
    <w:rsid w:val="00382DF2"/>
    <w:pPr>
      <w:jc w:val="center"/>
    </w:pPr>
  </w:style>
  <w:style w:type="paragraph" w:styleId="81">
    <w:name w:val="toc 8"/>
    <w:basedOn w:val="a1"/>
    <w:next w:val="a1"/>
    <w:semiHidden/>
    <w:rsid w:val="00382DF2"/>
    <w:pPr>
      <w:ind w:leftChars="1400" w:left="2940"/>
    </w:pPr>
  </w:style>
  <w:style w:type="paragraph" w:styleId="28">
    <w:name w:val="Body Text 2"/>
    <w:basedOn w:val="a1"/>
    <w:rsid w:val="00382DF2"/>
    <w:rPr>
      <w:sz w:val="28"/>
    </w:rPr>
  </w:style>
  <w:style w:type="paragraph" w:styleId="aff5">
    <w:name w:val="Body Text First Indent"/>
    <w:basedOn w:val="aff1"/>
    <w:rsid w:val="00382DF2"/>
    <w:pPr>
      <w:spacing w:after="120"/>
      <w:ind w:firstLineChars="100" w:firstLine="420"/>
    </w:pPr>
    <w:rPr>
      <w:b w:val="0"/>
      <w:sz w:val="21"/>
    </w:rPr>
  </w:style>
  <w:style w:type="paragraph" w:styleId="37">
    <w:name w:val="toc 3"/>
    <w:basedOn w:val="a1"/>
    <w:next w:val="a1"/>
    <w:semiHidden/>
    <w:rsid w:val="00382DF2"/>
    <w:pPr>
      <w:ind w:leftChars="400" w:left="840"/>
    </w:pPr>
  </w:style>
  <w:style w:type="paragraph" w:styleId="91">
    <w:name w:val="index 9"/>
    <w:basedOn w:val="a1"/>
    <w:next w:val="a1"/>
    <w:semiHidden/>
    <w:rsid w:val="00382DF2"/>
    <w:pPr>
      <w:ind w:leftChars="1600" w:left="1600"/>
    </w:pPr>
  </w:style>
  <w:style w:type="paragraph" w:styleId="20">
    <w:name w:val="List Bullet 2"/>
    <w:basedOn w:val="a1"/>
    <w:rsid w:val="00382DF2"/>
    <w:pPr>
      <w:numPr>
        <w:numId w:val="9"/>
      </w:numPr>
      <w:tabs>
        <w:tab w:val="left" w:pos="780"/>
      </w:tabs>
    </w:pPr>
  </w:style>
  <w:style w:type="paragraph" w:styleId="61">
    <w:name w:val="toc 6"/>
    <w:basedOn w:val="a1"/>
    <w:next w:val="a1"/>
    <w:semiHidden/>
    <w:rsid w:val="00382DF2"/>
    <w:pPr>
      <w:ind w:leftChars="1000" w:left="2100"/>
    </w:pPr>
  </w:style>
  <w:style w:type="paragraph" w:styleId="3">
    <w:name w:val="List Number 3"/>
    <w:basedOn w:val="a1"/>
    <w:rsid w:val="00382DF2"/>
    <w:pPr>
      <w:numPr>
        <w:numId w:val="10"/>
      </w:numPr>
      <w:tabs>
        <w:tab w:val="left" w:pos="1200"/>
      </w:tabs>
    </w:pPr>
  </w:style>
  <w:style w:type="paragraph" w:styleId="aff6">
    <w:name w:val="Subtitle"/>
    <w:basedOn w:val="a1"/>
    <w:qFormat/>
    <w:rsid w:val="00382DF2"/>
    <w:pPr>
      <w:spacing w:before="240" w:after="60" w:line="312" w:lineRule="auto"/>
      <w:jc w:val="center"/>
      <w:outlineLvl w:val="1"/>
    </w:pPr>
    <w:rPr>
      <w:rFonts w:ascii="Arial" w:hAnsi="Arial" w:cs="Arial"/>
      <w:b/>
      <w:bCs/>
      <w:kern w:val="28"/>
      <w:sz w:val="32"/>
      <w:szCs w:val="32"/>
    </w:rPr>
  </w:style>
  <w:style w:type="paragraph" w:styleId="aff7">
    <w:name w:val="Closing"/>
    <w:basedOn w:val="a1"/>
    <w:rsid w:val="00382DF2"/>
    <w:pPr>
      <w:ind w:leftChars="2100" w:left="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24037;&#20316;&#31243;&#242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工作程序.dot</Template>
  <TotalTime>1</TotalTime>
  <Pages>3</Pages>
  <Words>979</Words>
  <Characters>245</Characters>
  <Application>Microsoft Office Word</Application>
  <DocSecurity>0</DocSecurity>
  <PresentationFormat/>
  <Lines>2</Lines>
  <Paragraphs>2</Paragraphs>
  <Slides>0</Slides>
  <Notes>0</Notes>
  <HiddenSlides>0</HiddenSlides>
  <MMClips>0</MMClips>
  <ScaleCrop>false</ScaleCrop>
  <Company>okay airways</Company>
  <LinksUpToDate>false</LinksUpToDate>
  <CharactersWithSpaces>1222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章</dc:title>
  <dc:creator>yang</dc:creator>
  <cp:keywords>okay</cp:keywords>
  <cp:lastModifiedBy>白禹</cp:lastModifiedBy>
  <cp:revision>2</cp:revision>
  <cp:lastPrinted>2018-01-07T08:39:00Z</cp:lastPrinted>
  <dcterms:created xsi:type="dcterms:W3CDTF">2018-01-07T08:40:00Z</dcterms:created>
  <dcterms:modified xsi:type="dcterms:W3CDTF">2018-01-07T08:40:00Z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